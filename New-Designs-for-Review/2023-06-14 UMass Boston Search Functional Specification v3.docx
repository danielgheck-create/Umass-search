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-848"/>
        <w:tblW w:w="10322" w:type="dxa"/>
        <w:tblLook w:val="04A0" w:firstRow="1" w:lastRow="0" w:firstColumn="1" w:lastColumn="0" w:noHBand="0" w:noVBand="1"/>
      </w:tblPr>
      <w:tblGrid>
        <w:gridCol w:w="3546"/>
        <w:gridCol w:w="3341"/>
        <w:gridCol w:w="3435"/>
      </w:tblGrid>
      <w:tr w:rsidR="00D01952" w14:paraId="3A671929" w14:textId="77777777" w:rsidTr="00253984">
        <w:trPr>
          <w:trHeight w:val="2694"/>
        </w:trPr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</w:tcPr>
          <w:p w14:paraId="2A9982C4" w14:textId="77777777" w:rsidR="0001179C" w:rsidRDefault="00D01952" w:rsidP="00FC18C5">
            <w:bookmarkStart w:id="5" w:name="_Toc30101546"/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41344" behindDoc="0" locked="0" layoutInCell="1" allowOverlap="1" wp14:anchorId="60A114ED" wp14:editId="2E16DF68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233680</wp:posOffset>
                  </wp:positionV>
                  <wp:extent cx="2114550" cy="368935"/>
                  <wp:effectExtent l="0" t="0" r="0" b="571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5"/>
            <w:r w:rsidR="0081212B" w:rsidRPr="0001179C">
              <w:rPr>
                <w:lang w:val="en-IE"/>
              </w:rPr>
              <w:fldChar w:fldCharType="begin"/>
            </w:r>
            <w:r w:rsidR="0081212B" w:rsidRPr="0001179C">
              <w:rPr>
                <w:lang w:val="en-IE"/>
              </w:rPr>
              <w:instrText xml:space="preserve"> INCLUDEPICTURE "https://logos-download.com/wp-content/uploads/2019/06/Capilano_University_Logo-700x387.png" \* MERGEFORMATINET </w:instrText>
            </w:r>
            <w:r w:rsidR="0081212B" w:rsidRPr="0001179C">
              <w:rPr>
                <w:lang w:val="en-IE"/>
              </w:rPr>
              <w:fldChar w:fldCharType="end"/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3A6434" w14:textId="77777777" w:rsidR="0001179C" w:rsidRDefault="0001179C" w:rsidP="00253984">
            <w:pPr>
              <w:jc w:val="center"/>
            </w:pPr>
          </w:p>
        </w:tc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01231847" w14:textId="2B9412AF" w:rsidR="0001179C" w:rsidRDefault="00E73A9D" w:rsidP="00253984">
            <w:pPr>
              <w:jc w:val="right"/>
            </w:pPr>
            <w:r w:rsidRPr="00A52568">
              <w:rPr>
                <w:rFonts w:ascii="Times New Roman" w:hAnsi="Times New Roman"/>
                <w:noProof/>
                <w:color w:val="auto"/>
                <w:sz w:val="24"/>
                <w:szCs w:val="24"/>
                <w:lang w:val="en-IE" w:eastAsia="en-IE"/>
              </w:rPr>
              <w:drawing>
                <wp:inline distT="0" distB="0" distL="0" distR="0" wp14:anchorId="6A9D93E5" wp14:editId="3A3FAD9B">
                  <wp:extent cx="1895740" cy="1133633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9C" w14:paraId="1ACDDF9B" w14:textId="77777777" w:rsidTr="0081212B">
        <w:trPr>
          <w:trHeight w:val="9914"/>
        </w:trPr>
        <w:tc>
          <w:tcPr>
            <w:tcW w:w="103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03D0AAC" w14:textId="77777777" w:rsidR="0081212B" w:rsidRDefault="0081212B" w:rsidP="00927C9B">
            <w:pPr>
              <w:pStyle w:val="Heading1"/>
              <w:outlineLvl w:val="0"/>
            </w:pPr>
          </w:p>
          <w:p w14:paraId="60CF2014" w14:textId="77777777" w:rsidR="0081212B" w:rsidRPr="00927C9B" w:rsidRDefault="0081212B" w:rsidP="00927C9B"/>
          <w:p w14:paraId="050E96EE" w14:textId="0CEFC95F" w:rsidR="0001179C" w:rsidRPr="002E7E23" w:rsidRDefault="00261545" w:rsidP="002E7E23">
            <w:pPr>
              <w:rPr>
                <w:rFonts w:ascii="Poppins SemiBold" w:hAnsi="Poppins SemiBold" w:cs="Poppins SemiBold"/>
                <w:sz w:val="68"/>
                <w:szCs w:val="68"/>
              </w:rPr>
            </w:pPr>
            <w:bookmarkStart w:id="6" w:name="_Toc30101547"/>
            <w:r>
              <w:rPr>
                <w:rFonts w:ascii="Poppins SemiBold" w:hAnsi="Poppins SemiBold" w:cs="Poppins SemiBold"/>
                <w:sz w:val="68"/>
                <w:szCs w:val="68"/>
              </w:rPr>
              <w:t>University of Massachusetts Boston</w:t>
            </w:r>
            <w:bookmarkEnd w:id="6"/>
          </w:p>
          <w:p w14:paraId="1BC0DF03" w14:textId="22CDACC1" w:rsidR="00FC18C5" w:rsidRPr="00D63AA2" w:rsidRDefault="0008640E" w:rsidP="00D63AA2">
            <w:pPr>
              <w:rPr>
                <w:rFonts w:ascii="Poppins SemiBold" w:hAnsi="Poppins SemiBold" w:cs="Poppins SemiBold"/>
                <w:color w:val="B32573"/>
                <w:sz w:val="42"/>
                <w:szCs w:val="42"/>
              </w:rPr>
            </w:pPr>
            <w:r>
              <w:rPr>
                <w:rFonts w:ascii="Poppins SemiBold" w:hAnsi="Poppins SemiBold" w:cs="Poppins SemiBold"/>
                <w:color w:val="B32573"/>
                <w:sz w:val="42"/>
                <w:szCs w:val="42"/>
              </w:rPr>
              <w:t>Functional Specification</w:t>
            </w:r>
            <w:r w:rsidR="00436193">
              <w:rPr>
                <w:rFonts w:ascii="Poppins SemiBold" w:hAnsi="Poppins SemiBold" w:cs="Poppins SemiBold"/>
                <w:color w:val="B32573"/>
                <w:sz w:val="42"/>
                <w:szCs w:val="42"/>
              </w:rPr>
              <w:t xml:space="preserve"> - </w:t>
            </w:r>
            <w:r w:rsidR="003E3FA6">
              <w:rPr>
                <w:rFonts w:ascii="Poppins SemiBold" w:hAnsi="Poppins SemiBold" w:cs="Poppins SemiBold"/>
                <w:color w:val="B32573"/>
                <w:sz w:val="42"/>
                <w:szCs w:val="42"/>
              </w:rPr>
              <w:t>Search</w:t>
            </w:r>
          </w:p>
          <w:p w14:paraId="5138328E" w14:textId="77777777" w:rsidR="0081212B" w:rsidRDefault="0081212B" w:rsidP="0081212B">
            <w:pPr>
              <w:rPr>
                <w:lang w:eastAsia="ko-KR"/>
              </w:rPr>
            </w:pPr>
          </w:p>
          <w:p w14:paraId="73F861D3" w14:textId="77777777" w:rsidR="0081212B" w:rsidRPr="0081212B" w:rsidRDefault="0081212B" w:rsidP="007869C7">
            <w:pPr>
              <w:pStyle w:val="Heading9"/>
              <w:ind w:left="1584"/>
              <w:outlineLvl w:val="8"/>
            </w:pPr>
          </w:p>
        </w:tc>
      </w:tr>
    </w:tbl>
    <w:p w14:paraId="6707EBD6" w14:textId="77777777" w:rsidR="00737589" w:rsidRPr="00696702" w:rsidRDefault="00737589" w:rsidP="00696702"/>
    <w:p w14:paraId="35EF693A" w14:textId="77777777" w:rsidR="00737589" w:rsidRDefault="00737589" w:rsidP="001E2E1C">
      <w:pPr>
        <w:pStyle w:val="Heading2"/>
      </w:pPr>
      <w:bookmarkStart w:id="7" w:name="_Toc30101549"/>
      <w:bookmarkStart w:id="8" w:name="_Toc137622947"/>
      <w:r>
        <w:lastRenderedPageBreak/>
        <w:t>Document Version Control</w:t>
      </w:r>
      <w:bookmarkEnd w:id="7"/>
      <w:bookmarkEnd w:id="8"/>
    </w:p>
    <w:tbl>
      <w:tblPr>
        <w:tblStyle w:val="ListTable1Light-Accent51"/>
        <w:tblW w:w="10592" w:type="dxa"/>
        <w:tblLook w:val="0420" w:firstRow="1" w:lastRow="0" w:firstColumn="0" w:lastColumn="0" w:noHBand="0" w:noVBand="1"/>
      </w:tblPr>
      <w:tblGrid>
        <w:gridCol w:w="972"/>
        <w:gridCol w:w="2664"/>
        <w:gridCol w:w="1836"/>
        <w:gridCol w:w="5120"/>
      </w:tblGrid>
      <w:tr w:rsidR="00737589" w14:paraId="385051AE" w14:textId="77777777" w:rsidTr="00ED7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tcW w:w="972" w:type="dxa"/>
          </w:tcPr>
          <w:p w14:paraId="3CA4B2E8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Version</w:t>
            </w:r>
          </w:p>
        </w:tc>
        <w:tc>
          <w:tcPr>
            <w:tcW w:w="2664" w:type="dxa"/>
          </w:tcPr>
          <w:p w14:paraId="15704A25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Author</w:t>
            </w:r>
          </w:p>
        </w:tc>
        <w:tc>
          <w:tcPr>
            <w:tcW w:w="1836" w:type="dxa"/>
          </w:tcPr>
          <w:p w14:paraId="0FD93B72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Date</w:t>
            </w:r>
          </w:p>
        </w:tc>
        <w:tc>
          <w:tcPr>
            <w:tcW w:w="5120" w:type="dxa"/>
          </w:tcPr>
          <w:p w14:paraId="1BCA3B44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Changes</w:t>
            </w:r>
          </w:p>
        </w:tc>
      </w:tr>
      <w:tr w:rsidR="00737589" w14:paraId="7A5BEE59" w14:textId="77777777" w:rsidTr="00ED7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dxa"/>
          </w:tcPr>
          <w:p w14:paraId="7C5A5FF7" w14:textId="77777777" w:rsidR="00737589" w:rsidRPr="004C0F89" w:rsidRDefault="00737589" w:rsidP="00E46E3F">
            <w:pPr>
              <w:spacing w:after="0"/>
            </w:pPr>
            <w:r>
              <w:t>1.0</w:t>
            </w:r>
          </w:p>
        </w:tc>
        <w:tc>
          <w:tcPr>
            <w:tcW w:w="2664" w:type="dxa"/>
          </w:tcPr>
          <w:p w14:paraId="32208C2E" w14:textId="3EA42FF3" w:rsidR="00737589" w:rsidRPr="004C0F89" w:rsidRDefault="00E73A9D" w:rsidP="00E46E3F">
            <w:pPr>
              <w:spacing w:after="0"/>
            </w:pPr>
            <w:r>
              <w:t>Craig Taylor</w:t>
            </w:r>
            <w:r w:rsidR="00737589">
              <w:t xml:space="preserve"> [T4]</w:t>
            </w:r>
          </w:p>
        </w:tc>
        <w:tc>
          <w:tcPr>
            <w:tcW w:w="1836" w:type="dxa"/>
          </w:tcPr>
          <w:p w14:paraId="25AE8785" w14:textId="3CD84EF1" w:rsidR="00737589" w:rsidRPr="004C0F89" w:rsidRDefault="00164BF1" w:rsidP="00E46E3F">
            <w:pPr>
              <w:spacing w:after="0"/>
              <w:rPr>
                <w:spacing w:val="6"/>
              </w:rPr>
            </w:pPr>
            <w:r>
              <w:rPr>
                <w:spacing w:val="6"/>
              </w:rPr>
              <w:t>March 3</w:t>
            </w:r>
            <w:r w:rsidR="006F077B">
              <w:rPr>
                <w:spacing w:val="6"/>
              </w:rPr>
              <w:t>1</w:t>
            </w:r>
            <w:r>
              <w:rPr>
                <w:spacing w:val="6"/>
              </w:rPr>
              <w:t>, 2023</w:t>
            </w:r>
          </w:p>
        </w:tc>
        <w:tc>
          <w:tcPr>
            <w:tcW w:w="5120" w:type="dxa"/>
          </w:tcPr>
          <w:p w14:paraId="3391C5BF" w14:textId="77777777" w:rsidR="00737589" w:rsidRPr="004C0F89" w:rsidRDefault="00737589" w:rsidP="00E46E3F">
            <w:pPr>
              <w:spacing w:after="0"/>
              <w:rPr>
                <w:spacing w:val="6"/>
              </w:rPr>
            </w:pPr>
            <w:r>
              <w:rPr>
                <w:spacing w:val="6"/>
              </w:rPr>
              <w:t>Document Created</w:t>
            </w:r>
          </w:p>
        </w:tc>
      </w:tr>
      <w:tr w:rsidR="00737589" w14:paraId="3B7F6BFC" w14:textId="77777777" w:rsidTr="00ED7B60">
        <w:tc>
          <w:tcPr>
            <w:tcW w:w="972" w:type="dxa"/>
          </w:tcPr>
          <w:p w14:paraId="33D3D4DA" w14:textId="478A3A96" w:rsidR="00737589" w:rsidRPr="00FF1B04" w:rsidRDefault="00771F10" w:rsidP="00E46E3F">
            <w:pPr>
              <w:spacing w:after="0"/>
              <w:rPr>
                <w:b/>
                <w:bCs/>
                <w:color w:val="005D73"/>
              </w:rPr>
            </w:pPr>
            <w:r>
              <w:rPr>
                <w:b/>
                <w:bCs/>
                <w:color w:val="005D73"/>
              </w:rPr>
              <w:t>2.0</w:t>
            </w:r>
          </w:p>
        </w:tc>
        <w:tc>
          <w:tcPr>
            <w:tcW w:w="2664" w:type="dxa"/>
          </w:tcPr>
          <w:p w14:paraId="6099873C" w14:textId="724AAC03" w:rsidR="00737589" w:rsidRPr="00FF1B04" w:rsidRDefault="00771F10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Michael Morley [t4]</w:t>
            </w:r>
          </w:p>
        </w:tc>
        <w:tc>
          <w:tcPr>
            <w:tcW w:w="1836" w:type="dxa"/>
          </w:tcPr>
          <w:p w14:paraId="7CE5F30B" w14:textId="070F8201" w:rsidR="00737589" w:rsidRPr="00FF1B04" w:rsidRDefault="00771F10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June 12, 2023</w:t>
            </w:r>
          </w:p>
        </w:tc>
        <w:tc>
          <w:tcPr>
            <w:tcW w:w="5120" w:type="dxa"/>
          </w:tcPr>
          <w:p w14:paraId="1CA9DC91" w14:textId="1400C4F5" w:rsidR="00737589" w:rsidRPr="00FF1B04" w:rsidRDefault="00771F10" w:rsidP="00E46E3F">
            <w:pPr>
              <w:spacing w:after="0"/>
              <w:rPr>
                <w:color w:val="005D73"/>
                <w:shd w:val="clear" w:color="auto" w:fill="FFFFFF"/>
                <w:lang w:val="en-IE" w:eastAsia="en-GB"/>
              </w:rPr>
            </w:pPr>
            <w:r>
              <w:rPr>
                <w:color w:val="005D73"/>
                <w:shd w:val="clear" w:color="auto" w:fill="FFFFFF"/>
                <w:lang w:val="en-IE" w:eastAsia="en-GB"/>
              </w:rPr>
              <w:t>Version 2</w:t>
            </w:r>
          </w:p>
        </w:tc>
      </w:tr>
      <w:tr w:rsidR="00ED7B60" w14:paraId="750B42D7" w14:textId="77777777" w:rsidTr="00ED7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dxa"/>
          </w:tcPr>
          <w:p w14:paraId="225E7D10" w14:textId="31EE4AD0" w:rsidR="00ED7B60" w:rsidRPr="00FF1B04" w:rsidRDefault="00ED7B60" w:rsidP="00ED7B60">
            <w:pPr>
              <w:spacing w:after="0"/>
              <w:rPr>
                <w:b/>
                <w:bCs/>
                <w:color w:val="005D73"/>
              </w:rPr>
            </w:pPr>
            <w:r>
              <w:rPr>
                <w:b/>
                <w:bCs/>
                <w:color w:val="005D73"/>
              </w:rPr>
              <w:t>2.5</w:t>
            </w:r>
          </w:p>
        </w:tc>
        <w:tc>
          <w:tcPr>
            <w:tcW w:w="2664" w:type="dxa"/>
          </w:tcPr>
          <w:p w14:paraId="1DF0927A" w14:textId="12D5A892" w:rsidR="00ED7B60" w:rsidRPr="00FF1B04" w:rsidRDefault="00ED7B60" w:rsidP="00ED7B60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Brittany Terpstra [UMB]</w:t>
            </w:r>
          </w:p>
        </w:tc>
        <w:tc>
          <w:tcPr>
            <w:tcW w:w="1836" w:type="dxa"/>
          </w:tcPr>
          <w:p w14:paraId="3130069F" w14:textId="2591B5E1" w:rsidR="00ED7B60" w:rsidRPr="00FF1B04" w:rsidRDefault="00ED7B60" w:rsidP="00ED7B60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June 13, 2023</w:t>
            </w:r>
          </w:p>
        </w:tc>
        <w:tc>
          <w:tcPr>
            <w:tcW w:w="5120" w:type="dxa"/>
          </w:tcPr>
          <w:p w14:paraId="1A7AD35C" w14:textId="189F272E" w:rsidR="00ED7B60" w:rsidRPr="00FF1B04" w:rsidRDefault="00ED7B60" w:rsidP="00ED7B60">
            <w:pPr>
              <w:spacing w:after="0"/>
              <w:rPr>
                <w:color w:val="005D73"/>
                <w:shd w:val="clear" w:color="auto" w:fill="FFFFFF"/>
                <w:lang w:val="en-IE" w:eastAsia="en-GB"/>
              </w:rPr>
            </w:pPr>
            <w:r>
              <w:rPr>
                <w:spacing w:val="6"/>
              </w:rPr>
              <w:t>Version 2 Feedback</w:t>
            </w:r>
          </w:p>
        </w:tc>
      </w:tr>
      <w:tr w:rsidR="00C967B3" w14:paraId="35D4E443" w14:textId="77777777" w:rsidTr="00ED7B60">
        <w:trPr>
          <w:ins w:id="9" w:author="Michael Morley" w:date="2023-06-14T08:15:00Z"/>
        </w:trPr>
        <w:tc>
          <w:tcPr>
            <w:tcW w:w="972" w:type="dxa"/>
          </w:tcPr>
          <w:p w14:paraId="41E41221" w14:textId="485AD402" w:rsidR="00C967B3" w:rsidRDefault="00C967B3" w:rsidP="00ED7B60">
            <w:pPr>
              <w:spacing w:after="0"/>
              <w:rPr>
                <w:ins w:id="10" w:author="Michael Morley" w:date="2023-06-14T08:15:00Z"/>
                <w:b/>
                <w:bCs/>
                <w:color w:val="005D73"/>
              </w:rPr>
            </w:pPr>
            <w:ins w:id="11" w:author="Michael Morley" w:date="2023-06-14T08:15:00Z">
              <w:r>
                <w:rPr>
                  <w:b/>
                  <w:bCs/>
                  <w:color w:val="005D73"/>
                </w:rPr>
                <w:t>3.0</w:t>
              </w:r>
            </w:ins>
          </w:p>
        </w:tc>
        <w:tc>
          <w:tcPr>
            <w:tcW w:w="2664" w:type="dxa"/>
          </w:tcPr>
          <w:p w14:paraId="65984E42" w14:textId="66B9A02D" w:rsidR="00C967B3" w:rsidRDefault="00C967B3" w:rsidP="00ED7B60">
            <w:pPr>
              <w:spacing w:after="0"/>
              <w:rPr>
                <w:ins w:id="12" w:author="Michael Morley" w:date="2023-06-14T08:15:00Z"/>
                <w:color w:val="005D73"/>
              </w:rPr>
            </w:pPr>
            <w:ins w:id="13" w:author="Michael Morley" w:date="2023-06-14T08:15:00Z">
              <w:r>
                <w:rPr>
                  <w:color w:val="005D73"/>
                </w:rPr>
                <w:t>Michael Morley</w:t>
              </w:r>
            </w:ins>
          </w:p>
        </w:tc>
        <w:tc>
          <w:tcPr>
            <w:tcW w:w="1836" w:type="dxa"/>
          </w:tcPr>
          <w:p w14:paraId="1EFF24C0" w14:textId="3BA20803" w:rsidR="00C967B3" w:rsidRDefault="00C967B3" w:rsidP="00ED7B60">
            <w:pPr>
              <w:spacing w:after="0"/>
              <w:rPr>
                <w:ins w:id="14" w:author="Michael Morley" w:date="2023-06-14T08:15:00Z"/>
                <w:color w:val="005D73"/>
              </w:rPr>
            </w:pPr>
            <w:ins w:id="15" w:author="Michael Morley" w:date="2023-06-14T08:15:00Z">
              <w:r>
                <w:rPr>
                  <w:color w:val="005D73"/>
                </w:rPr>
                <w:t>June 14, 2023</w:t>
              </w:r>
            </w:ins>
          </w:p>
        </w:tc>
        <w:tc>
          <w:tcPr>
            <w:tcW w:w="5120" w:type="dxa"/>
          </w:tcPr>
          <w:p w14:paraId="3D31AD5F" w14:textId="3B60242E" w:rsidR="00C967B3" w:rsidRDefault="00C967B3" w:rsidP="00ED7B60">
            <w:pPr>
              <w:spacing w:after="0"/>
              <w:rPr>
                <w:ins w:id="16" w:author="Michael Morley" w:date="2023-06-14T08:15:00Z"/>
                <w:spacing w:val="6"/>
              </w:rPr>
            </w:pPr>
            <w:ins w:id="17" w:author="Michael Morley" w:date="2023-06-14T08:15:00Z">
              <w:r>
                <w:rPr>
                  <w:spacing w:val="6"/>
                </w:rPr>
                <w:t xml:space="preserve">Version </w:t>
              </w:r>
            </w:ins>
            <w:ins w:id="18" w:author="Michael Morley" w:date="2023-06-14T08:16:00Z">
              <w:r>
                <w:rPr>
                  <w:spacing w:val="6"/>
                </w:rPr>
                <w:t>3</w:t>
              </w:r>
            </w:ins>
          </w:p>
        </w:tc>
      </w:tr>
    </w:tbl>
    <w:p w14:paraId="4C102AD1" w14:textId="77777777" w:rsidR="00737589" w:rsidRDefault="00737589" w:rsidP="00737589">
      <w:pPr>
        <w:rPr>
          <w:rFonts w:ascii="Poppins SemiBold" w:hAnsi="Poppins SemiBold"/>
          <w:spacing w:val="-6"/>
          <w:kern w:val="28"/>
          <w:sz w:val="68"/>
          <w:szCs w:val="61"/>
          <w:lang w:eastAsia="ko-KR"/>
        </w:rPr>
      </w:pPr>
      <w:r>
        <w:br w:type="page"/>
      </w:r>
    </w:p>
    <w:bookmarkStart w:id="19" w:name="_Toc137622948" w:displacedByCustomXml="next"/>
    <w:sdt>
      <w:sdtPr>
        <w:rPr>
          <w:rFonts w:ascii="Lato" w:hAnsi="Lato"/>
          <w:bCs/>
          <w:spacing w:val="0"/>
          <w:kern w:val="0"/>
          <w:sz w:val="22"/>
          <w:szCs w:val="20"/>
          <w:lang w:eastAsia="en-US"/>
        </w:rPr>
        <w:id w:val="-329678147"/>
        <w:docPartObj>
          <w:docPartGallery w:val="Table of Contents"/>
          <w:docPartUnique/>
        </w:docPartObj>
      </w:sdtPr>
      <w:sdtEndPr>
        <w:rPr>
          <w:b/>
          <w:bCs w:val="0"/>
          <w:noProof/>
        </w:rPr>
      </w:sdtEndPr>
      <w:sdtContent>
        <w:p w14:paraId="23475F61" w14:textId="77777777" w:rsidR="002E7E23" w:rsidRPr="00B76FDC" w:rsidRDefault="002E7E23" w:rsidP="001E2E1C">
          <w:pPr>
            <w:pStyle w:val="Heading2"/>
          </w:pPr>
          <w:r w:rsidRPr="00B76FDC">
            <w:t>Table of Contents</w:t>
          </w:r>
          <w:bookmarkEnd w:id="19"/>
        </w:p>
        <w:p w14:paraId="66B4A129" w14:textId="34D7A887" w:rsidR="00C967B3" w:rsidRDefault="002E7E2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r>
            <w:rPr>
              <w:rFonts w:ascii="Calibri" w:hAnsi="Calibri"/>
              <w:b/>
              <w:bCs/>
              <w:color w:val="auto"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rFonts w:ascii="Calibri" w:hAnsi="Calibri"/>
              <w:b/>
              <w:bCs/>
              <w:color w:val="auto"/>
            </w:rPr>
            <w:fldChar w:fldCharType="separate"/>
          </w:r>
          <w:hyperlink w:anchor="_Toc137622947" w:history="1">
            <w:r w:rsidR="00C967B3" w:rsidRPr="00D9542A">
              <w:rPr>
                <w:rStyle w:val="Hyperlink"/>
              </w:rPr>
              <w:t>Document Version Control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_Toc137622947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</w:t>
            </w:r>
            <w:r w:rsidR="00C967B3">
              <w:rPr>
                <w:webHidden/>
              </w:rPr>
              <w:fldChar w:fldCharType="end"/>
            </w:r>
          </w:hyperlink>
        </w:p>
        <w:p w14:paraId="3A977FB5" w14:textId="132CDFF6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48" w:history="1">
            <w:r w:rsidR="00C967B3" w:rsidRPr="00D9542A">
              <w:rPr>
                <w:rStyle w:val="Hyperlink"/>
              </w:rPr>
              <w:t>Table of Contents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_Toc137622948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2</w:t>
            </w:r>
            <w:r w:rsidR="00C967B3">
              <w:rPr>
                <w:webHidden/>
              </w:rPr>
              <w:fldChar w:fldCharType="end"/>
            </w:r>
          </w:hyperlink>
        </w:p>
        <w:p w14:paraId="610B061D" w14:textId="220C926B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49" w:history="1">
            <w:r w:rsidR="00C967B3" w:rsidRPr="00D9542A">
              <w:rPr>
                <w:rStyle w:val="Hyperlink"/>
              </w:rPr>
              <w:t>Introduction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_Toc137622949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3</w:t>
            </w:r>
            <w:r w:rsidR="00C967B3">
              <w:rPr>
                <w:webHidden/>
              </w:rPr>
              <w:fldChar w:fldCharType="end"/>
            </w:r>
          </w:hyperlink>
        </w:p>
        <w:p w14:paraId="7EF66BAF" w14:textId="3C71AD67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0" w:history="1">
            <w:r w:rsidR="00C967B3" w:rsidRPr="00D9542A">
              <w:rPr>
                <w:rStyle w:val="Hyperlink"/>
              </w:rPr>
              <w:t>Project Goals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_Toc137622950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3</w:t>
            </w:r>
            <w:r w:rsidR="00C967B3">
              <w:rPr>
                <w:webHidden/>
              </w:rPr>
              <w:fldChar w:fldCharType="end"/>
            </w:r>
          </w:hyperlink>
        </w:p>
        <w:p w14:paraId="4E8E2105" w14:textId="3AE4EDDA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1" w:history="1">
            <w:r w:rsidR="00C967B3" w:rsidRPr="00D9542A">
              <w:rPr>
                <w:rStyle w:val="Hyperlink"/>
              </w:rPr>
              <w:t>Scope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_Toc137622951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3</w:t>
            </w:r>
            <w:r w:rsidR="00C967B3">
              <w:rPr>
                <w:webHidden/>
              </w:rPr>
              <w:fldChar w:fldCharType="end"/>
            </w:r>
          </w:hyperlink>
        </w:p>
        <w:p w14:paraId="3D958DD0" w14:textId="4840EFC0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2" w:history="1">
            <w:r w:rsidR="00C967B3" w:rsidRPr="00D9542A">
              <w:rPr>
                <w:rStyle w:val="Hyperlink"/>
              </w:rPr>
              <w:t>Out of Scope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_Toc137622952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4</w:t>
            </w:r>
            <w:r w:rsidR="00C967B3">
              <w:rPr>
                <w:webHidden/>
              </w:rPr>
              <w:fldChar w:fldCharType="end"/>
            </w:r>
          </w:hyperlink>
        </w:p>
        <w:p w14:paraId="2D6E4BF7" w14:textId="7C8BA6F3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3" w:history="1">
            <w:r w:rsidR="00C967B3" w:rsidRPr="00D9542A">
              <w:rPr>
                <w:rStyle w:val="Hyperlink"/>
              </w:rPr>
              <w:t>Technical Architecture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_Toc137622953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4</w:t>
            </w:r>
            <w:r w:rsidR="00C967B3">
              <w:rPr>
                <w:webHidden/>
              </w:rPr>
              <w:fldChar w:fldCharType="end"/>
            </w:r>
          </w:hyperlink>
        </w:p>
        <w:p w14:paraId="7B650FAE" w14:textId="7FE01F3C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4" w:history="1">
            <w:r w:rsidR="00C967B3" w:rsidRPr="00D9542A">
              <w:rPr>
                <w:rStyle w:val="Hyperlink"/>
              </w:rPr>
              <w:t>Robot Agent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_Toc137622954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4</w:t>
            </w:r>
            <w:r w:rsidR="00C967B3">
              <w:rPr>
                <w:webHidden/>
              </w:rPr>
              <w:fldChar w:fldCharType="end"/>
            </w:r>
          </w:hyperlink>
        </w:p>
        <w:p w14:paraId="6F1774F4" w14:textId="7D78AFF4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5" w:history="1">
            <w:r w:rsidR="00C967B3" w:rsidRPr="00D9542A">
              <w:rPr>
                <w:rStyle w:val="Hyperlink"/>
              </w:rPr>
              <w:t>HTML Validation &amp; Accessibility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_Toc137622955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5</w:t>
            </w:r>
            <w:r w:rsidR="00C967B3">
              <w:rPr>
                <w:webHidden/>
              </w:rPr>
              <w:fldChar w:fldCharType="end"/>
            </w:r>
          </w:hyperlink>
        </w:p>
        <w:p w14:paraId="71EEA076" w14:textId="2F08DF69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6" w:history="1">
            <w:r w:rsidR="00C967B3" w:rsidRPr="00D9542A">
              <w:rPr>
                <w:rStyle w:val="Hyperlink"/>
              </w:rPr>
              <w:t>Coding Standards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_Toc137622956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5</w:t>
            </w:r>
            <w:r w:rsidR="00C967B3">
              <w:rPr>
                <w:webHidden/>
              </w:rPr>
              <w:fldChar w:fldCharType="end"/>
            </w:r>
          </w:hyperlink>
        </w:p>
        <w:p w14:paraId="6A8EB764" w14:textId="5D8A7800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7" w:history="1">
            <w:r w:rsidR="00C967B3" w:rsidRPr="00D9542A">
              <w:rPr>
                <w:rStyle w:val="Hyperlink"/>
              </w:rPr>
              <w:t>Browser &amp; Platform Compatibility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_Toc137622957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5</w:t>
            </w:r>
            <w:r w:rsidR="00C967B3">
              <w:rPr>
                <w:webHidden/>
              </w:rPr>
              <w:fldChar w:fldCharType="end"/>
            </w:r>
          </w:hyperlink>
        </w:p>
        <w:p w14:paraId="001E6028" w14:textId="25948E48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8" w:history="1">
            <w:r w:rsidR="00C967B3" w:rsidRPr="00D9542A">
              <w:rPr>
                <w:rStyle w:val="Hyperlink"/>
              </w:rPr>
              <w:t>Search Page Layout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_Toc137622958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5</w:t>
            </w:r>
            <w:r w:rsidR="00C967B3">
              <w:rPr>
                <w:webHidden/>
              </w:rPr>
              <w:fldChar w:fldCharType="end"/>
            </w:r>
          </w:hyperlink>
        </w:p>
        <w:p w14:paraId="285B966E" w14:textId="73C81DC1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9" w:history="1">
            <w:r w:rsidR="00C967B3" w:rsidRPr="00D9542A">
              <w:rPr>
                <w:rStyle w:val="Hyperlink"/>
              </w:rPr>
              <w:t>Search Bar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_Toc137622959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7</w:t>
            </w:r>
            <w:r w:rsidR="00C967B3">
              <w:rPr>
                <w:webHidden/>
              </w:rPr>
              <w:fldChar w:fldCharType="end"/>
            </w:r>
          </w:hyperlink>
        </w:p>
        <w:p w14:paraId="5CA6C0C5" w14:textId="6986D8A8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0" w:history="1">
            <w:r w:rsidR="00C967B3" w:rsidRPr="00D9542A">
              <w:rPr>
                <w:rStyle w:val="Hyperlink"/>
              </w:rPr>
              <w:t>Page types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_Toc137622960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9</w:t>
            </w:r>
            <w:r w:rsidR="00C967B3">
              <w:rPr>
                <w:webHidden/>
              </w:rPr>
              <w:fldChar w:fldCharType="end"/>
            </w:r>
          </w:hyperlink>
        </w:p>
        <w:p w14:paraId="043E2062" w14:textId="0BD34F6E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1" w:history="1">
            <w:r w:rsidR="00C967B3" w:rsidRPr="00D9542A">
              <w:rPr>
                <w:rStyle w:val="Hyperlink"/>
              </w:rPr>
              <w:t>Index Schedule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_Toc137622961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9</w:t>
            </w:r>
            <w:r w:rsidR="00C967B3">
              <w:rPr>
                <w:webHidden/>
              </w:rPr>
              <w:fldChar w:fldCharType="end"/>
            </w:r>
          </w:hyperlink>
        </w:p>
        <w:p w14:paraId="5E6D08C5" w14:textId="083764FF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2" w:history="1">
            <w:r w:rsidR="00C967B3" w:rsidRPr="00D9542A">
              <w:rPr>
                <w:rStyle w:val="Hyperlink"/>
              </w:rPr>
              <w:t>Website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_Toc137622962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9</w:t>
            </w:r>
            <w:r w:rsidR="00C967B3">
              <w:rPr>
                <w:webHidden/>
              </w:rPr>
              <w:fldChar w:fldCharType="end"/>
            </w:r>
          </w:hyperlink>
        </w:p>
        <w:p w14:paraId="17F65E1D" w14:textId="4367E477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3" w:history="1">
            <w:r w:rsidR="00C967B3" w:rsidRPr="00D9542A">
              <w:rPr>
                <w:rStyle w:val="Hyperlink"/>
              </w:rPr>
              <w:t>Programs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_Toc137622963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12</w:t>
            </w:r>
            <w:r w:rsidR="00C967B3">
              <w:rPr>
                <w:webHidden/>
              </w:rPr>
              <w:fldChar w:fldCharType="end"/>
            </w:r>
          </w:hyperlink>
        </w:p>
        <w:p w14:paraId="61852B44" w14:textId="407D5C54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4" w:history="1">
            <w:r w:rsidR="00C967B3" w:rsidRPr="00D9542A">
              <w:rPr>
                <w:rStyle w:val="Hyperlink"/>
              </w:rPr>
              <w:t>Directory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_Toc137622964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14</w:t>
            </w:r>
            <w:r w:rsidR="00C967B3">
              <w:rPr>
                <w:webHidden/>
              </w:rPr>
              <w:fldChar w:fldCharType="end"/>
            </w:r>
          </w:hyperlink>
        </w:p>
        <w:p w14:paraId="4CD9BA67" w14:textId="4F235325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5" w:history="1">
            <w:r w:rsidR="00C967B3" w:rsidRPr="00D9542A">
              <w:rPr>
                <w:rStyle w:val="Hyperlink"/>
              </w:rPr>
              <w:t>News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_Toc137622965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15</w:t>
            </w:r>
            <w:r w:rsidR="00C967B3">
              <w:rPr>
                <w:webHidden/>
              </w:rPr>
              <w:fldChar w:fldCharType="end"/>
            </w:r>
          </w:hyperlink>
        </w:p>
        <w:p w14:paraId="57D0CE12" w14:textId="75272F7F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6" w:history="1">
            <w:r w:rsidR="00C967B3" w:rsidRPr="00D9542A">
              <w:rPr>
                <w:rStyle w:val="Hyperlink"/>
              </w:rPr>
              <w:t>Events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_Toc137622966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17</w:t>
            </w:r>
            <w:r w:rsidR="00C967B3">
              <w:rPr>
                <w:webHidden/>
              </w:rPr>
              <w:fldChar w:fldCharType="end"/>
            </w:r>
          </w:hyperlink>
        </w:p>
        <w:p w14:paraId="007E5B6A" w14:textId="612F906C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7" w:history="1">
            <w:r w:rsidR="00C967B3" w:rsidRPr="00D9542A">
              <w:rPr>
                <w:rStyle w:val="Hyperlink"/>
              </w:rPr>
              <w:t>Promoted Results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_Toc137622967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19</w:t>
            </w:r>
            <w:r w:rsidR="00C967B3">
              <w:rPr>
                <w:webHidden/>
              </w:rPr>
              <w:fldChar w:fldCharType="end"/>
            </w:r>
          </w:hyperlink>
        </w:p>
        <w:p w14:paraId="0A85A0F1" w14:textId="0AC735CF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8" w:history="1">
            <w:r w:rsidR="00C967B3" w:rsidRPr="00D9542A">
              <w:rPr>
                <w:rStyle w:val="Hyperlink"/>
              </w:rPr>
              <w:t>Promoted Results External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_Toc137622968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19</w:t>
            </w:r>
            <w:r w:rsidR="00C967B3">
              <w:rPr>
                <w:webHidden/>
              </w:rPr>
              <w:fldChar w:fldCharType="end"/>
            </w:r>
          </w:hyperlink>
        </w:p>
        <w:p w14:paraId="437BF034" w14:textId="36BE0318" w:rsidR="00C967B3" w:rsidRDefault="00051680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9" w:history="1">
            <w:r w:rsidR="00C967B3" w:rsidRPr="00D9542A">
              <w:rPr>
                <w:rStyle w:val="Hyperlink"/>
              </w:rPr>
              <w:t>Promoted Results Internal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_Toc137622969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20</w:t>
            </w:r>
            <w:r w:rsidR="00C967B3">
              <w:rPr>
                <w:webHidden/>
              </w:rPr>
              <w:fldChar w:fldCharType="end"/>
            </w:r>
          </w:hyperlink>
        </w:p>
        <w:p w14:paraId="04BAD825" w14:textId="269C520E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70" w:history="1">
            <w:r w:rsidR="00C967B3" w:rsidRPr="00D9542A">
              <w:rPr>
                <w:rStyle w:val="Hyperlink"/>
              </w:rPr>
              <w:t>Go-Live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_Toc137622970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20</w:t>
            </w:r>
            <w:r w:rsidR="00C967B3">
              <w:rPr>
                <w:webHidden/>
              </w:rPr>
              <w:fldChar w:fldCharType="end"/>
            </w:r>
          </w:hyperlink>
        </w:p>
        <w:p w14:paraId="0F02A5C3" w14:textId="16C47B6F" w:rsidR="00C967B3" w:rsidRDefault="00051680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71" w:history="1">
            <w:r w:rsidR="00C967B3" w:rsidRPr="00D9542A">
              <w:rPr>
                <w:rStyle w:val="Hyperlink"/>
              </w:rPr>
              <w:t>Document Sign off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_Toc137622971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21</w:t>
            </w:r>
            <w:r w:rsidR="00C967B3">
              <w:rPr>
                <w:webHidden/>
              </w:rPr>
              <w:fldChar w:fldCharType="end"/>
            </w:r>
          </w:hyperlink>
        </w:p>
        <w:p w14:paraId="075993AA" w14:textId="59CC8728" w:rsidR="002E7E23" w:rsidRDefault="002E7E23">
          <w:r>
            <w:rPr>
              <w:b/>
              <w:bCs/>
              <w:noProof/>
            </w:rPr>
            <w:fldChar w:fldCharType="end"/>
          </w:r>
        </w:p>
      </w:sdtContent>
    </w:sdt>
    <w:p w14:paraId="128291EA" w14:textId="77777777" w:rsidR="00D76E05" w:rsidRDefault="00D76E05">
      <w:pPr>
        <w:spacing w:before="0" w:after="0" w:line="240" w:lineRule="auto"/>
      </w:pPr>
      <w:r>
        <w:br w:type="page"/>
      </w:r>
    </w:p>
    <w:p w14:paraId="362485DB" w14:textId="77777777" w:rsidR="0008640E" w:rsidRDefault="0008640E" w:rsidP="001E2E1C">
      <w:pPr>
        <w:pStyle w:val="Heading2"/>
      </w:pPr>
      <w:bookmarkStart w:id="20" w:name="_Toc30139289"/>
      <w:bookmarkStart w:id="21" w:name="_Toc137622949"/>
      <w:r>
        <w:lastRenderedPageBreak/>
        <w:t>Introduction</w:t>
      </w:r>
      <w:bookmarkEnd w:id="20"/>
      <w:bookmarkEnd w:id="21"/>
    </w:p>
    <w:p w14:paraId="56B13782" w14:textId="0CE3C5EA" w:rsidR="007344F4" w:rsidRDefault="0008640E" w:rsidP="00771F10">
      <w:pPr>
        <w:rPr>
          <w:color w:val="C00000"/>
        </w:rPr>
      </w:pPr>
      <w:r>
        <w:t>Terminalfour</w:t>
      </w:r>
      <w:r w:rsidRPr="003001E9">
        <w:t xml:space="preserve"> will be configuring </w:t>
      </w:r>
      <w:r w:rsidR="00273FC1">
        <w:t xml:space="preserve">Terminalfour Search </w:t>
      </w:r>
      <w:r w:rsidRPr="003001E9">
        <w:t>to index and search</w:t>
      </w:r>
      <w:r w:rsidR="0017440D">
        <w:t xml:space="preserve"> UMass Boston – umb.edu</w:t>
      </w:r>
      <w:r>
        <w:t xml:space="preserve">. </w:t>
      </w:r>
      <w:r w:rsidR="00273FC1">
        <w:t xml:space="preserve">Terminalfour Search </w:t>
      </w:r>
      <w:r>
        <w:t xml:space="preserve">will be implemented using the </w:t>
      </w:r>
      <w:r w:rsidR="0017440D">
        <w:t xml:space="preserve">Tier 2 </w:t>
      </w:r>
      <w:r>
        <w:t>Package. This solution is a pre-configured search solution providing a set of common university search features.</w:t>
      </w:r>
    </w:p>
    <w:p w14:paraId="62F3AB85" w14:textId="4E0EC2C7" w:rsidR="00A41D9A" w:rsidRPr="002E096F" w:rsidRDefault="00A41D9A" w:rsidP="00A41D9A">
      <w:pPr>
        <w:pStyle w:val="NoteQuestion"/>
      </w:pPr>
      <w:r w:rsidRPr="000115FB">
        <w:rPr>
          <w:b/>
          <w:bCs/>
        </w:rPr>
        <w:t>Note:</w:t>
      </w:r>
      <w:r>
        <w:t xml:space="preserve"> The site(s) which are being indexed need to be </w:t>
      </w:r>
      <w:r w:rsidR="00BE7E50">
        <w:t>publicly</w:t>
      </w:r>
      <w:r>
        <w:t xml:space="preserve"> accessible and contain content to be indexed.</w:t>
      </w:r>
    </w:p>
    <w:p w14:paraId="0359EA04" w14:textId="77777777" w:rsidR="007D0228" w:rsidRDefault="007D0228" w:rsidP="008356CC">
      <w:pPr>
        <w:pStyle w:val="Heading3"/>
      </w:pPr>
      <w:bookmarkStart w:id="22" w:name="_Toc137622950"/>
      <w:bookmarkStart w:id="23" w:name="_Toc30139290"/>
      <w:r>
        <w:t>Project Goals</w:t>
      </w:r>
      <w:bookmarkEnd w:id="22"/>
    </w:p>
    <w:p w14:paraId="5D873806" w14:textId="70441E32" w:rsidR="004F44E0" w:rsidRDefault="004F44E0" w:rsidP="004F44E0">
      <w:bookmarkStart w:id="24" w:name="_Hlk99462899"/>
      <w:r>
        <w:t xml:space="preserve">The main goal for this project is provide a more comprehensive search for </w:t>
      </w:r>
      <w:r w:rsidR="00BE7E50">
        <w:t>the umb.edu website</w:t>
      </w:r>
      <w:r>
        <w:t xml:space="preserve">, utilizing the enhanced functionality of </w:t>
      </w:r>
      <w:bookmarkEnd w:id="24"/>
      <w:r w:rsidR="00BE7E50">
        <w:t>the Terminalfour Search.</w:t>
      </w:r>
    </w:p>
    <w:p w14:paraId="44CF85F5" w14:textId="77777777" w:rsidR="0008640E" w:rsidRPr="005F30BF" w:rsidRDefault="0008640E" w:rsidP="001E2E1C">
      <w:pPr>
        <w:pStyle w:val="Heading2"/>
      </w:pPr>
      <w:bookmarkStart w:id="25" w:name="_Toc322954376"/>
      <w:bookmarkStart w:id="26" w:name="_Toc328058761"/>
      <w:bookmarkStart w:id="27" w:name="_Toc328062166"/>
      <w:bookmarkStart w:id="28" w:name="_Toc524688157"/>
      <w:bookmarkStart w:id="29" w:name="_Toc30139291"/>
      <w:bookmarkStart w:id="30" w:name="_Toc137622951"/>
      <w:bookmarkEnd w:id="23"/>
      <w:r>
        <w:t>Scope</w:t>
      </w:r>
      <w:bookmarkEnd w:id="25"/>
      <w:bookmarkEnd w:id="26"/>
      <w:bookmarkEnd w:id="27"/>
      <w:bookmarkEnd w:id="28"/>
      <w:bookmarkEnd w:id="29"/>
      <w:bookmarkEnd w:id="30"/>
    </w:p>
    <w:p w14:paraId="5747B36F" w14:textId="59B04F05" w:rsidR="0008640E" w:rsidRPr="00491F1B" w:rsidDel="0065790F" w:rsidRDefault="00D31AA7" w:rsidP="0008640E">
      <w:pPr>
        <w:rPr>
          <w:del w:id="31" w:author="Michael Morley" w:date="2023-06-14T09:04:00Z"/>
        </w:rPr>
      </w:pPr>
      <w:commentRangeStart w:id="32"/>
      <w:commentRangeStart w:id="33"/>
      <w:del w:id="34" w:author="Michael Morley" w:date="2023-06-14T09:04:00Z">
        <w:r w:rsidDel="0065790F">
          <w:delText>UMass Boston h</w:delText>
        </w:r>
        <w:r w:rsidR="0008640E" w:rsidRPr="00491F1B" w:rsidDel="0065790F">
          <w:delText xml:space="preserve">as purchased a </w:delText>
        </w:r>
        <w:r w:rsidR="00273FC1" w:rsidDel="0065790F">
          <w:delText xml:space="preserve">Terminalfour Search </w:delText>
        </w:r>
        <w:r w:rsidR="000B7885" w:rsidRPr="00491F1B" w:rsidDel="0065790F">
          <w:delText>license</w:delText>
        </w:r>
        <w:r w:rsidR="0008640E" w:rsidRPr="00491F1B" w:rsidDel="0065790F">
          <w:delText xml:space="preserve"> for </w:delText>
        </w:r>
        <w:r w:rsidR="00EE730C" w:rsidRPr="004F44E0" w:rsidDel="0065790F">
          <w:rPr>
            <w:b/>
            <w:bCs/>
          </w:rPr>
          <w:delText>25,</w:delText>
        </w:r>
        <w:r w:rsidR="0008640E" w:rsidRPr="004F44E0" w:rsidDel="0065790F">
          <w:rPr>
            <w:b/>
            <w:bCs/>
          </w:rPr>
          <w:delText>000</w:delText>
        </w:r>
        <w:r w:rsidR="0008640E" w:rsidRPr="00491F1B" w:rsidDel="0065790F">
          <w:delText xml:space="preserve"> documents.</w:delText>
        </w:r>
        <w:commentRangeEnd w:id="32"/>
        <w:r w:rsidR="000B7885" w:rsidDel="0065790F">
          <w:rPr>
            <w:rStyle w:val="CommentReference"/>
          </w:rPr>
          <w:commentReference w:id="32"/>
        </w:r>
      </w:del>
      <w:commentRangeEnd w:id="33"/>
      <w:r w:rsidR="0065790F">
        <w:rPr>
          <w:rStyle w:val="CommentReference"/>
        </w:rPr>
        <w:commentReference w:id="33"/>
      </w:r>
    </w:p>
    <w:p w14:paraId="74BBA0C2" w14:textId="5DF18142" w:rsidR="0008640E" w:rsidRDefault="0008640E" w:rsidP="0008640E">
      <w:r>
        <w:t xml:space="preserve">The scope for the implementation of </w:t>
      </w:r>
      <w:r w:rsidR="00273FC1">
        <w:t xml:space="preserve">Terminalfour Search </w:t>
      </w:r>
      <w:r>
        <w:t>is:</w:t>
      </w:r>
    </w:p>
    <w:p w14:paraId="5D1320D8" w14:textId="054ED448" w:rsidR="0008640E" w:rsidRDefault="0008640E" w:rsidP="00C967B3">
      <w:pPr>
        <w:pStyle w:val="bullet"/>
      </w:pPr>
      <w:r>
        <w:t>I</w:t>
      </w:r>
      <w:r w:rsidRPr="002A2BD2">
        <w:t>ndex</w:t>
      </w:r>
      <w:r>
        <w:t>ing</w:t>
      </w:r>
      <w:r w:rsidRPr="002A2BD2">
        <w:t xml:space="preserve"> and search</w:t>
      </w:r>
      <w:r w:rsidR="00D31AA7">
        <w:t xml:space="preserve"> UMass Boston</w:t>
      </w:r>
      <w:r w:rsidRPr="00041E40">
        <w:rPr>
          <w:color w:val="C00000"/>
        </w:rPr>
        <w:t xml:space="preserve"> </w:t>
      </w:r>
      <w:r w:rsidRPr="002A2BD2">
        <w:t>website</w:t>
      </w:r>
      <w:r>
        <w:t xml:space="preserve"> using a variety of sources (XML and web), depending on the type of content</w:t>
      </w:r>
      <w:r w:rsidR="002442F8">
        <w:t>.</w:t>
      </w:r>
    </w:p>
    <w:p w14:paraId="3C328F92" w14:textId="13B587D0" w:rsidR="005F49AD" w:rsidRDefault="005F49AD" w:rsidP="00C967B3">
      <w:pPr>
        <w:pStyle w:val="bullet"/>
      </w:pPr>
      <w:commentRangeStart w:id="35"/>
      <w:commentRangeStart w:id="36"/>
      <w:r>
        <w:t xml:space="preserve">The site implementation includes </w:t>
      </w:r>
      <w:ins w:id="37" w:author="Michael Morley" w:date="2023-06-14T08:14:00Z">
        <w:r w:rsidR="00C967B3">
          <w:t>up to</w:t>
        </w:r>
      </w:ins>
      <w:r w:rsidR="00924381">
        <w:t xml:space="preserve"> </w:t>
      </w:r>
      <w:r>
        <w:t xml:space="preserve">3 filters/facets </w:t>
      </w:r>
      <w:del w:id="38" w:author="Michael Morley" w:date="2023-06-14T08:14:00Z">
        <w:r w:rsidDel="00C967B3">
          <w:delText>and 4 collections.</w:delText>
        </w:r>
        <w:commentRangeEnd w:id="35"/>
        <w:r w:rsidR="000B7885" w:rsidDel="00C967B3">
          <w:rPr>
            <w:rStyle w:val="CommentReference"/>
            <w:lang w:eastAsia="en-US"/>
          </w:rPr>
          <w:commentReference w:id="35"/>
        </w:r>
        <w:commentRangeEnd w:id="36"/>
        <w:r w:rsidR="00924381" w:rsidDel="00C967B3">
          <w:rPr>
            <w:rStyle w:val="CommentReference"/>
            <w:lang w:eastAsia="en-US"/>
          </w:rPr>
          <w:commentReference w:id="36"/>
        </w:r>
      </w:del>
      <w:ins w:id="39" w:author="Michael Morley" w:date="2023-06-14T08:14:00Z">
        <w:r w:rsidR="00C967B3">
          <w:t>and one index of the site. The index will be broken down into d</w:t>
        </w:r>
      </w:ins>
      <w:ins w:id="40" w:author="Michael Morley" w:date="2023-06-14T08:15:00Z">
        <w:r w:rsidR="00C967B3">
          <w:t>ifferent areas and used as one of the facets.</w:t>
        </w:r>
      </w:ins>
    </w:p>
    <w:p w14:paraId="41DFEDBD" w14:textId="77777777" w:rsidR="0008640E" w:rsidRDefault="0008640E" w:rsidP="00C967B3">
      <w:pPr>
        <w:pStyle w:val="bullet"/>
      </w:pPr>
      <w:r>
        <w:t>Wrap search results in website header and footer</w:t>
      </w:r>
    </w:p>
    <w:p w14:paraId="46B03B62" w14:textId="77777777" w:rsidR="0008640E" w:rsidRDefault="0008640E" w:rsidP="00C967B3">
      <w:pPr>
        <w:pStyle w:val="bullet"/>
      </w:pPr>
      <w:r>
        <w:t>Style search results to match website design</w:t>
      </w:r>
    </w:p>
    <w:p w14:paraId="71E302A1" w14:textId="00475BE7" w:rsidR="0008640E" w:rsidRDefault="0008640E" w:rsidP="00C967B3">
      <w:pPr>
        <w:pStyle w:val="bullet"/>
      </w:pPr>
      <w:r>
        <w:t>Create a search results page</w:t>
      </w:r>
    </w:p>
    <w:p w14:paraId="03A771AF" w14:textId="20B41176" w:rsidR="002E576F" w:rsidRDefault="009B4828" w:rsidP="00C967B3">
      <w:pPr>
        <w:pStyle w:val="bullet"/>
      </w:pPr>
      <w:r>
        <w:t xml:space="preserve">Updating the website to link the search box to the </w:t>
      </w:r>
      <w:r w:rsidR="00273FC1">
        <w:t xml:space="preserve">Terminalfour Search </w:t>
      </w:r>
      <w:r>
        <w:t>search</w:t>
      </w:r>
      <w:r w:rsidR="002E576F">
        <w:t>.</w:t>
      </w:r>
    </w:p>
    <w:p w14:paraId="3932BD26" w14:textId="403A5D29" w:rsidR="00D12DCE" w:rsidRDefault="00D12DCE" w:rsidP="00C967B3">
      <w:pPr>
        <w:pStyle w:val="bullet"/>
      </w:pPr>
      <w:r>
        <w:t>A</w:t>
      </w:r>
      <w:r w:rsidRPr="000205B7">
        <w:t>uto-complete</w:t>
      </w:r>
      <w:r>
        <w:t>.</w:t>
      </w:r>
    </w:p>
    <w:p w14:paraId="15C744D6" w14:textId="18A871A7" w:rsidR="006A5803" w:rsidRDefault="006A5803" w:rsidP="00C967B3">
      <w:pPr>
        <w:pStyle w:val="bullet"/>
      </w:pPr>
      <w:r w:rsidRPr="00E05485">
        <w:t>Different search results templates for different collections (all search results are in one format for the Tier 2 package)</w:t>
      </w:r>
    </w:p>
    <w:p w14:paraId="2062B2CF" w14:textId="04F3E624" w:rsidR="0008640E" w:rsidRDefault="0008640E" w:rsidP="008356CC">
      <w:pPr>
        <w:pStyle w:val="Heading3"/>
      </w:pPr>
      <w:bookmarkStart w:id="41" w:name="_Toc524688158"/>
      <w:bookmarkStart w:id="42" w:name="_Toc30139292"/>
      <w:bookmarkStart w:id="43" w:name="_Toc137622952"/>
      <w:r>
        <w:t>Out of Scope</w:t>
      </w:r>
      <w:bookmarkEnd w:id="41"/>
      <w:bookmarkEnd w:id="42"/>
      <w:bookmarkEnd w:id="43"/>
    </w:p>
    <w:p w14:paraId="05727171" w14:textId="77777777" w:rsidR="0008640E" w:rsidRDefault="0008640E" w:rsidP="0008640E">
      <w:r>
        <w:t>The following items are not within scope for this project:</w:t>
      </w:r>
    </w:p>
    <w:p w14:paraId="3433755E" w14:textId="3CA51847" w:rsidR="001D6284" w:rsidRDefault="0008640E" w:rsidP="00C967B3">
      <w:pPr>
        <w:pStyle w:val="bullet"/>
      </w:pPr>
      <w:r w:rsidRPr="00A22F47">
        <w:lastRenderedPageBreak/>
        <w:t>Indexing Pages whi</w:t>
      </w:r>
      <w:r w:rsidR="000205B7">
        <w:t>ch are password restricted</w:t>
      </w:r>
    </w:p>
    <w:p w14:paraId="48D108EC" w14:textId="77777777" w:rsidR="0008640E" w:rsidRDefault="0008640E" w:rsidP="00C967B3">
      <w:pPr>
        <w:pStyle w:val="bullet"/>
      </w:pPr>
      <w:r>
        <w:t>Personalization of search results (all users see the same search results)</w:t>
      </w:r>
    </w:p>
    <w:p w14:paraId="6AA20AA6" w14:textId="000DD1F2" w:rsidR="0008640E" w:rsidRDefault="0008640E" w:rsidP="001E2E1C">
      <w:pPr>
        <w:pStyle w:val="Heading2"/>
      </w:pPr>
      <w:bookmarkStart w:id="44" w:name="_Web_Team_Approval"/>
      <w:bookmarkStart w:id="45" w:name="_Toc524688159"/>
      <w:bookmarkStart w:id="46" w:name="_Toc30139293"/>
      <w:bookmarkStart w:id="47" w:name="_Toc137622953"/>
      <w:bookmarkEnd w:id="44"/>
      <w:r>
        <w:t>Technical Architecture</w:t>
      </w:r>
      <w:bookmarkEnd w:id="45"/>
      <w:bookmarkEnd w:id="46"/>
      <w:bookmarkEnd w:id="47"/>
    </w:p>
    <w:p w14:paraId="657F78C4" w14:textId="6A5C0515" w:rsidR="0008640E" w:rsidRDefault="00D12DC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6350FD61" wp14:editId="449C3513">
                <wp:simplePos x="0" y="0"/>
                <wp:positionH relativeFrom="column">
                  <wp:posOffset>2180075</wp:posOffset>
                </wp:positionH>
                <wp:positionV relativeFrom="paragraph">
                  <wp:posOffset>189050</wp:posOffset>
                </wp:positionV>
                <wp:extent cx="2073275" cy="901101"/>
                <wp:effectExtent l="0" t="0" r="0" b="0"/>
                <wp:wrapNone/>
                <wp:docPr id="1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901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2A761" w14:textId="3D563D7A" w:rsidR="00D53643" w:rsidRPr="005F30BF" w:rsidRDefault="00D12DCE" w:rsidP="0008640E">
                            <w:pPr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S</w:t>
                            </w:r>
                            <w:r w:rsidR="00D53643" w:rsidRPr="005F30BF">
                              <w:rPr>
                                <w:sz w:val="20"/>
                                <w:lang w:val="en-IE"/>
                              </w:rPr>
                              <w:t xml:space="preserve">earch term </w:t>
                            </w:r>
                            <w:r>
                              <w:rPr>
                                <w:sz w:val="20"/>
                                <w:lang w:val="en-IE"/>
                              </w:rPr>
                              <w:t xml:space="preserve">queries  the search API and returns the search result to the webserver.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6350FD61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margin-left:171.65pt;margin-top:14.9pt;width:163.25pt;height:70.9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" filled="f" fillcolor="white [3212]" stroked="f">
                <v:textbox>
                  <w:txbxContent>
                    <w:p w14:paraId="0962A761" w14:textId="3D563D7A" w:rsidR="00D53643" w:rsidRPr="005F30BF" w:rsidRDefault="00D12DCE" w:rsidP="0008640E">
                      <w:pPr>
                        <w:rPr>
                          <w:sz w:val="20"/>
                          <w:lang w:val="en-IE"/>
                        </w:rPr>
                      </w:pPr>
                      <w:r>
                        <w:rPr>
                          <w:sz w:val="20"/>
                          <w:lang w:val="en-IE"/>
                        </w:rPr>
                        <w:t>S</w:t>
                      </w:r>
                      <w:r w:rsidR="00D53643" w:rsidRPr="005F30BF">
                        <w:rPr>
                          <w:sz w:val="20"/>
                          <w:lang w:val="en-IE"/>
                        </w:rPr>
                        <w:t xml:space="preserve">earch term </w:t>
                      </w:r>
                      <w:r>
                        <w:rPr>
                          <w:sz w:val="20"/>
                          <w:lang w:val="en-IE"/>
                        </w:rPr>
                        <w:t xml:space="preserve">queries  the search API and returns the search result to the webserver. </w:t>
                      </w:r>
                    </w:p>
                  </w:txbxContent>
                </v:textbox>
              </v:shape>
            </w:pict>
          </mc:Fallback>
        </mc:AlternateContent>
      </w:r>
      <w:r w:rsidR="0008640E">
        <w:t>The architecture is as follows:</w:t>
      </w:r>
    </w:p>
    <w:p w14:paraId="6648D7B5" w14:textId="30027C01" w:rsidR="0008640E" w:rsidRDefault="0008640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0F2DF4C2" wp14:editId="7FEE05A3">
                <wp:simplePos x="0" y="0"/>
                <wp:positionH relativeFrom="column">
                  <wp:posOffset>4516755</wp:posOffset>
                </wp:positionH>
                <wp:positionV relativeFrom="paragraph">
                  <wp:posOffset>160020</wp:posOffset>
                </wp:positionV>
                <wp:extent cx="1743075" cy="1281113"/>
                <wp:effectExtent l="0" t="0" r="28575" b="14605"/>
                <wp:wrapNone/>
                <wp:docPr id="14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811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21DC5" w14:textId="4673BE21" w:rsidR="00D53643" w:rsidRPr="005F30BF" w:rsidRDefault="00273FC1" w:rsidP="0008640E">
                            <w:pPr>
                              <w:jc w:val="center"/>
                              <w:rPr>
                                <w:b/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n-IE"/>
                              </w:rPr>
                              <w:t>Terminalfour Search API</w:t>
                            </w:r>
                            <w:r w:rsidR="00D53643"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 xml:space="preserve"> Server</w:t>
                            </w:r>
                            <w:r w:rsidR="00D53643">
                              <w:rPr>
                                <w:b/>
                                <w:sz w:val="20"/>
                                <w:lang w:val="en-IE"/>
                              </w:rPr>
                              <w:br/>
                            </w:r>
                            <w:r w:rsidR="00D53643"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(</w:t>
                            </w:r>
                            <w:r w:rsidR="00D53643" w:rsidRPr="00152A8C">
                              <w:rPr>
                                <w:b/>
                                <w:sz w:val="20"/>
                                <w:lang w:val="en-IE"/>
                              </w:rPr>
                              <w:t>search.</w:t>
                            </w:r>
                            <w:r w:rsidR="00152A8C" w:rsidRPr="00152A8C">
                              <w:rPr>
                                <w:b/>
                                <w:sz w:val="20"/>
                                <w:lang w:val="en-IE"/>
                              </w:rPr>
                              <w:t>umb</w:t>
                            </w:r>
                            <w:r w:rsidR="00D53643" w:rsidRPr="00152A8C">
                              <w:rPr>
                                <w:b/>
                                <w:sz w:val="20"/>
                                <w:lang w:val="en-IE"/>
                              </w:rPr>
                              <w:t>.edu</w:t>
                            </w:r>
                            <w:r w:rsidR="00D53643"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)</w:t>
                            </w:r>
                          </w:p>
                          <w:p w14:paraId="682CFCEF" w14:textId="77777777" w:rsidR="00D53643" w:rsidRPr="005F30BF" w:rsidRDefault="00D53643" w:rsidP="0008640E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sz w:val="20"/>
                                <w:lang w:val="en-IE"/>
                              </w:rPr>
                              <w:t>User clicks on a search 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0F2DF4C2" id="Text Box 97" o:spid="_x0000_s1027" type="#_x0000_t202" style="position:absolute;margin-left:355.65pt;margin-top:12.6pt;width:137.25pt;height:100.9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" fillcolor="white [3212]">
                <v:textbox>
                  <w:txbxContent>
                    <w:p w14:paraId="4CB21DC5" w14:textId="4673BE21" w:rsidR="00D53643" w:rsidRPr="005F30BF" w:rsidRDefault="00273FC1" w:rsidP="0008640E">
                      <w:pPr>
                        <w:jc w:val="center"/>
                        <w:rPr>
                          <w:b/>
                          <w:sz w:val="20"/>
                          <w:lang w:val="en-IE"/>
                        </w:rPr>
                      </w:pPr>
                      <w:r>
                        <w:rPr>
                          <w:b/>
                          <w:sz w:val="20"/>
                          <w:lang w:val="en-IE"/>
                        </w:rPr>
                        <w:t>Terminalfour Search API</w:t>
                      </w:r>
                      <w:r w:rsidR="00D53643" w:rsidRPr="005F30BF">
                        <w:rPr>
                          <w:b/>
                          <w:sz w:val="20"/>
                          <w:lang w:val="en-IE"/>
                        </w:rPr>
                        <w:t xml:space="preserve"> Server</w:t>
                      </w:r>
                      <w:r w:rsidR="00D53643">
                        <w:rPr>
                          <w:b/>
                          <w:sz w:val="20"/>
                          <w:lang w:val="en-IE"/>
                        </w:rPr>
                        <w:br/>
                      </w:r>
                      <w:r w:rsidR="00D53643" w:rsidRPr="005F30BF">
                        <w:rPr>
                          <w:b/>
                          <w:sz w:val="20"/>
                          <w:lang w:val="en-IE"/>
                        </w:rPr>
                        <w:t>(</w:t>
                      </w:r>
                      <w:r w:rsidR="00D53643" w:rsidRPr="00152A8C">
                        <w:rPr>
                          <w:b/>
                          <w:sz w:val="20"/>
                          <w:lang w:val="en-IE"/>
                        </w:rPr>
                        <w:t>search.</w:t>
                      </w:r>
                      <w:r w:rsidR="00152A8C" w:rsidRPr="00152A8C">
                        <w:rPr>
                          <w:b/>
                          <w:sz w:val="20"/>
                          <w:lang w:val="en-IE"/>
                        </w:rPr>
                        <w:t>umb</w:t>
                      </w:r>
                      <w:r w:rsidR="00D53643" w:rsidRPr="00152A8C">
                        <w:rPr>
                          <w:b/>
                          <w:sz w:val="20"/>
                          <w:lang w:val="en-IE"/>
                        </w:rPr>
                        <w:t>.edu</w:t>
                      </w:r>
                      <w:r w:rsidR="00D53643" w:rsidRPr="005F30BF">
                        <w:rPr>
                          <w:b/>
                          <w:sz w:val="20"/>
                          <w:lang w:val="en-IE"/>
                        </w:rPr>
                        <w:t>)</w:t>
                      </w:r>
                    </w:p>
                    <w:p w14:paraId="682CFCEF" w14:textId="77777777" w:rsidR="00D53643" w:rsidRPr="005F30BF" w:rsidRDefault="00D53643" w:rsidP="0008640E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r w:rsidRPr="005F30BF">
                        <w:rPr>
                          <w:sz w:val="20"/>
                          <w:lang w:val="en-IE"/>
                        </w:rPr>
                        <w:t>User clicks on a search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1041EDE9" wp14:editId="34AA2F86">
                <wp:simplePos x="0" y="0"/>
                <wp:positionH relativeFrom="column">
                  <wp:posOffset>17780</wp:posOffset>
                </wp:positionH>
                <wp:positionV relativeFrom="paragraph">
                  <wp:posOffset>161290</wp:posOffset>
                </wp:positionV>
                <wp:extent cx="1860550" cy="1266825"/>
                <wp:effectExtent l="8255" t="8890" r="7620" b="10160"/>
                <wp:wrapNone/>
                <wp:docPr id="1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1266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12492" w14:textId="7C10B130" w:rsidR="00D53643" w:rsidRPr="005F30BF" w:rsidRDefault="00D53643" w:rsidP="0008640E">
                            <w:pPr>
                              <w:jc w:val="center"/>
                              <w:rPr>
                                <w:b/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Webserver (</w:t>
                            </w:r>
                            <w:r w:rsidR="00EB4CE7">
                              <w:rPr>
                                <w:b/>
                                <w:sz w:val="20"/>
                                <w:lang w:val="en-IE"/>
                              </w:rPr>
                              <w:t>umb.edu</w:t>
                            </w:r>
                            <w:r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)</w:t>
                            </w:r>
                          </w:p>
                          <w:p w14:paraId="6A04DD30" w14:textId="77777777" w:rsidR="00D53643" w:rsidRPr="005F30BF" w:rsidRDefault="00D53643" w:rsidP="0008640E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sz w:val="20"/>
                                <w:lang w:val="en-IE"/>
                              </w:rPr>
                              <w:t>When a user performs a search, they will be taken from the web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1041EDE9" id="Text Box 96" o:spid="_x0000_s1028" type="#_x0000_t202" style="position:absolute;margin-left:1.4pt;margin-top:12.7pt;width:146.5pt;height:99.7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" fillcolor="white [3212]">
                <v:textbox>
                  <w:txbxContent>
                    <w:p w14:paraId="3DA12492" w14:textId="7C10B130" w:rsidR="00D53643" w:rsidRPr="005F30BF" w:rsidRDefault="00D53643" w:rsidP="0008640E">
                      <w:pPr>
                        <w:jc w:val="center"/>
                        <w:rPr>
                          <w:b/>
                          <w:sz w:val="20"/>
                          <w:lang w:val="en-IE"/>
                        </w:rPr>
                      </w:pPr>
                      <w:r w:rsidRPr="005F30BF">
                        <w:rPr>
                          <w:b/>
                          <w:sz w:val="20"/>
                          <w:lang w:val="en-IE"/>
                        </w:rPr>
                        <w:t>Webserver (</w:t>
                      </w:r>
                      <w:r w:rsidR="00EB4CE7">
                        <w:rPr>
                          <w:b/>
                          <w:sz w:val="20"/>
                          <w:lang w:val="en-IE"/>
                        </w:rPr>
                        <w:t>umb.edu</w:t>
                      </w:r>
                      <w:r w:rsidRPr="005F30BF">
                        <w:rPr>
                          <w:b/>
                          <w:sz w:val="20"/>
                          <w:lang w:val="en-IE"/>
                        </w:rPr>
                        <w:t>)</w:t>
                      </w:r>
                    </w:p>
                    <w:p w14:paraId="6A04DD30" w14:textId="77777777" w:rsidR="00D53643" w:rsidRPr="005F30BF" w:rsidRDefault="00D53643" w:rsidP="0008640E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r w:rsidRPr="005F30BF">
                        <w:rPr>
                          <w:sz w:val="20"/>
                          <w:lang w:val="en-IE"/>
                        </w:rPr>
                        <w:t>When a user performs a search, they will be taken from the web environment</w:t>
                      </w:r>
                    </w:p>
                  </w:txbxContent>
                </v:textbox>
              </v:shape>
            </w:pict>
          </mc:Fallback>
        </mc:AlternateContent>
      </w:r>
    </w:p>
    <w:p w14:paraId="13883929" w14:textId="77777777" w:rsidR="0008640E" w:rsidRDefault="0008640E" w:rsidP="0008640E">
      <w:pPr>
        <w:tabs>
          <w:tab w:val="center" w:pos="5061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523FD2E5" wp14:editId="695B35E0">
                <wp:simplePos x="0" y="0"/>
                <wp:positionH relativeFrom="margin">
                  <wp:align>center</wp:align>
                </wp:positionH>
                <wp:positionV relativeFrom="paragraph">
                  <wp:posOffset>279718</wp:posOffset>
                </wp:positionV>
                <wp:extent cx="2638425" cy="0"/>
                <wp:effectExtent l="0" t="76200" r="9525" b="95250"/>
                <wp:wrapNone/>
                <wp:docPr id="11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38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126329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8" o:spid="_x0000_s1026" type="#_x0000_t32" style="position:absolute;margin-left:0;margin-top:22.05pt;width:207.75pt;height:0;z-index:251545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">
                <v:stroke endarrow="block"/>
                <w10:wrap anchorx="margin"/>
              </v:shape>
            </w:pict>
          </mc:Fallback>
        </mc:AlternateContent>
      </w:r>
      <w:r>
        <w:tab/>
      </w:r>
    </w:p>
    <w:p w14:paraId="6C059DC7" w14:textId="308148FD" w:rsidR="0008640E" w:rsidRDefault="0008640E" w:rsidP="0008640E">
      <w:r>
        <w:rPr>
          <w:noProof/>
          <w:color w:val="C00000"/>
          <w:lang w:val="en-GB" w:eastAsia="en-GB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080FA41" wp14:editId="6AD9D951">
                <wp:simplePos x="0" y="0"/>
                <wp:positionH relativeFrom="column">
                  <wp:posOffset>1864043</wp:posOffset>
                </wp:positionH>
                <wp:positionV relativeFrom="paragraph">
                  <wp:posOffset>150812</wp:posOffset>
                </wp:positionV>
                <wp:extent cx="2638425" cy="635"/>
                <wp:effectExtent l="20955" t="53340" r="7620" b="60325"/>
                <wp:wrapNone/>
                <wp:docPr id="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384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76BB992" id="AutoShape 105" o:spid="_x0000_s1026" type="#_x0000_t32" style="position:absolute;margin-left:146.8pt;margin-top:11.85pt;width:207.75pt;height:.05pt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">
                <v:stroke endarrow="block"/>
              </v:shape>
            </w:pict>
          </mc:Fallback>
        </mc:AlternateContent>
      </w:r>
    </w:p>
    <w:p w14:paraId="2E82CADD" w14:textId="77777777" w:rsidR="0008640E" w:rsidRDefault="0008640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A49A13C" wp14:editId="1A34BE78">
                <wp:simplePos x="0" y="0"/>
                <wp:positionH relativeFrom="column">
                  <wp:posOffset>1206818</wp:posOffset>
                </wp:positionH>
                <wp:positionV relativeFrom="paragraph">
                  <wp:posOffset>321628</wp:posOffset>
                </wp:positionV>
                <wp:extent cx="1111567" cy="538162"/>
                <wp:effectExtent l="0" t="0" r="69850" b="52705"/>
                <wp:wrapNone/>
                <wp:docPr id="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1567" cy="5381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1E5E0DB" id="AutoShape 101" o:spid="_x0000_s1026" type="#_x0000_t32" style="position:absolute;margin-left:95.05pt;margin-top:25.35pt;width:87.5pt;height:42.3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213A2567" wp14:editId="747BB943">
                <wp:simplePos x="0" y="0"/>
                <wp:positionH relativeFrom="column">
                  <wp:posOffset>987743</wp:posOffset>
                </wp:positionH>
                <wp:positionV relativeFrom="paragraph">
                  <wp:posOffset>335915</wp:posOffset>
                </wp:positionV>
                <wp:extent cx="1314449" cy="657225"/>
                <wp:effectExtent l="38100" t="38100" r="19685" b="28575"/>
                <wp:wrapNone/>
                <wp:docPr id="4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14449" cy="65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9475C72" id="AutoShape 102" o:spid="_x0000_s1026" type="#_x0000_t32" style="position:absolute;margin-left:77.8pt;margin-top:26.45pt;width:103.5pt;height:51.75pt;flip:x y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345A904" wp14:editId="31792C09">
                <wp:simplePos x="0" y="0"/>
                <wp:positionH relativeFrom="column">
                  <wp:posOffset>4054792</wp:posOffset>
                </wp:positionH>
                <wp:positionV relativeFrom="paragraph">
                  <wp:posOffset>369253</wp:posOffset>
                </wp:positionV>
                <wp:extent cx="1062037" cy="762000"/>
                <wp:effectExtent l="38100" t="0" r="24130" b="57150"/>
                <wp:wrapNone/>
                <wp:docPr id="7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2037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517BD77" id="AutoShape 104" o:spid="_x0000_s1026" type="#_x0000_t32" style="position:absolute;margin-left:319.25pt;margin-top:29.1pt;width:83.6pt;height:60pt;flip:x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42CE9A93" wp14:editId="0E0F11D7">
                <wp:simplePos x="0" y="0"/>
                <wp:positionH relativeFrom="column">
                  <wp:posOffset>4083369</wp:posOffset>
                </wp:positionH>
                <wp:positionV relativeFrom="paragraph">
                  <wp:posOffset>369253</wp:posOffset>
                </wp:positionV>
                <wp:extent cx="919162" cy="628650"/>
                <wp:effectExtent l="0" t="38100" r="52705" b="19050"/>
                <wp:wrapNone/>
                <wp:docPr id="8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9162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A28973B" id="AutoShape 106" o:spid="_x0000_s1026" type="#_x0000_t32" style="position:absolute;margin-left:321.55pt;margin-top:29.1pt;width:72.35pt;height:49.5pt;flip:y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">
                <v:stroke endarrow="block"/>
              </v:shape>
            </w:pict>
          </mc:Fallback>
        </mc:AlternateContent>
      </w:r>
    </w:p>
    <w:p w14:paraId="6AAD4597" w14:textId="77777777" w:rsidR="0008640E" w:rsidRDefault="0008640E" w:rsidP="0008640E"/>
    <w:p w14:paraId="1453B2BC" w14:textId="77777777" w:rsidR="0008640E" w:rsidRDefault="0008640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07E26E40" wp14:editId="790A4638">
                <wp:simplePos x="0" y="0"/>
                <wp:positionH relativeFrom="column">
                  <wp:posOffset>2337117</wp:posOffset>
                </wp:positionH>
                <wp:positionV relativeFrom="paragraph">
                  <wp:posOffset>94933</wp:posOffset>
                </wp:positionV>
                <wp:extent cx="1743075" cy="376555"/>
                <wp:effectExtent l="0" t="0" r="28575" b="23495"/>
                <wp:wrapNone/>
                <wp:docPr id="3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376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E6ADD" w14:textId="77777777" w:rsidR="00D53643" w:rsidRPr="005F30BF" w:rsidRDefault="00D53643" w:rsidP="0008640E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sz w:val="20"/>
                                <w:lang w:val="en-IE"/>
                              </w:rPr>
                              <w:t>Index site on a schedule</w:t>
                            </w:r>
                          </w:p>
                          <w:p w14:paraId="4DF6A26F" w14:textId="77777777" w:rsidR="00D53643" w:rsidRPr="005F30BF" w:rsidRDefault="00D53643" w:rsidP="0008640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07E26E40" id="Text Box 100" o:spid="_x0000_s1029" type="#_x0000_t202" style="position:absolute;margin-left:184pt;margin-top:7.5pt;width:137.25pt;height:29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" fillcolor="white [3212]">
                <v:textbox>
                  <w:txbxContent>
                    <w:p w14:paraId="741E6ADD" w14:textId="77777777" w:rsidR="00D53643" w:rsidRPr="005F30BF" w:rsidRDefault="00D53643" w:rsidP="0008640E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r w:rsidRPr="005F30BF">
                        <w:rPr>
                          <w:sz w:val="20"/>
                          <w:lang w:val="en-IE"/>
                        </w:rPr>
                        <w:t>Index site on a schedule</w:t>
                      </w:r>
                    </w:p>
                    <w:p w14:paraId="4DF6A26F" w14:textId="77777777" w:rsidR="00D53643" w:rsidRPr="005F30BF" w:rsidRDefault="00D53643" w:rsidP="0008640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FC99F4" w14:textId="77777777" w:rsidR="0008640E" w:rsidRDefault="0008640E" w:rsidP="0008640E">
      <w:pPr>
        <w:rPr>
          <w:color w:val="C00000"/>
        </w:rPr>
      </w:pPr>
    </w:p>
    <w:p w14:paraId="32F73FB8" w14:textId="744EE1E7" w:rsidR="0008640E" w:rsidRDefault="0008640E" w:rsidP="0008640E">
      <w:pPr>
        <w:pStyle w:val="NoteQuestion"/>
      </w:pPr>
      <w:r w:rsidRPr="0049697D">
        <w:rPr>
          <w:b/>
        </w:rPr>
        <w:t>NOTE:</w:t>
      </w:r>
      <w:r>
        <w:t xml:space="preserve"> When a user performs a search, </w:t>
      </w:r>
      <w:r w:rsidR="00D12DCE">
        <w:t xml:space="preserve">the search code will query the search api and display the result on the </w:t>
      </w:r>
      <w:r w:rsidR="00BE6747">
        <w:t>UMass Boston</w:t>
      </w:r>
      <w:r>
        <w:rPr>
          <w:color w:val="C00000"/>
        </w:rPr>
        <w:t xml:space="preserve"> </w:t>
      </w:r>
      <w:r>
        <w:t>web environment (</w:t>
      </w:r>
      <w:hyperlink r:id="rId14" w:history="1">
        <w:r w:rsidR="004C2FFC" w:rsidRPr="005F48EA">
          <w:rPr>
            <w:rStyle w:val="Hyperlink"/>
          </w:rPr>
          <w:t>www.umb.edu</w:t>
        </w:r>
      </w:hyperlink>
      <w:r>
        <w:t xml:space="preserve">) Clicking on a search result (or a link within the results page header/footer) will </w:t>
      </w:r>
      <w:r w:rsidR="00D12DCE">
        <w:t>navigate the user to the page.</w:t>
      </w:r>
    </w:p>
    <w:p w14:paraId="70469813" w14:textId="7EB4F5A8" w:rsidR="002E096F" w:rsidRDefault="002E096F" w:rsidP="008356CC">
      <w:pPr>
        <w:pStyle w:val="Heading3"/>
      </w:pPr>
      <w:bookmarkStart w:id="48" w:name="_Toc137622954"/>
      <w:bookmarkStart w:id="49" w:name="_Toc524688160"/>
      <w:bookmarkStart w:id="50" w:name="_Toc30139294"/>
      <w:r>
        <w:t>Robot Agent</w:t>
      </w:r>
      <w:bookmarkEnd w:id="48"/>
    </w:p>
    <w:p w14:paraId="7D50CEEF" w14:textId="7049A3A3" w:rsidR="00A63EC3" w:rsidRDefault="002E096F" w:rsidP="009B2BD4">
      <w:r>
        <w:rPr>
          <w:lang w:eastAsia="ko-KR"/>
        </w:rPr>
        <w:t xml:space="preserve">Terminalfour will modify the robot file to allow </w:t>
      </w:r>
      <w:r w:rsidR="00273FC1">
        <w:rPr>
          <w:lang w:eastAsia="ko-KR"/>
        </w:rPr>
        <w:t xml:space="preserve">Terminalfour Search </w:t>
      </w:r>
      <w:r>
        <w:rPr>
          <w:lang w:eastAsia="ko-KR"/>
        </w:rPr>
        <w:t>to index the site</w:t>
      </w:r>
      <w:r w:rsidR="006A5803">
        <w:rPr>
          <w:lang w:eastAsia="ko-KR"/>
        </w:rPr>
        <w:t>.</w:t>
      </w:r>
    </w:p>
    <w:p w14:paraId="2C62AE11" w14:textId="2B1C6859" w:rsidR="0008640E" w:rsidRPr="00BE6A4B" w:rsidRDefault="0008640E" w:rsidP="001E2E1C">
      <w:pPr>
        <w:pStyle w:val="Heading2"/>
      </w:pPr>
      <w:bookmarkStart w:id="51" w:name="_Toc137622955"/>
      <w:r>
        <w:t xml:space="preserve">HTML </w:t>
      </w:r>
      <w:r w:rsidRPr="005769DE">
        <w:t xml:space="preserve">Validation </w:t>
      </w:r>
      <w:r>
        <w:t>&amp;</w:t>
      </w:r>
      <w:r w:rsidRPr="005769DE">
        <w:t xml:space="preserve"> Accessibility</w:t>
      </w:r>
      <w:bookmarkEnd w:id="49"/>
      <w:bookmarkEnd w:id="50"/>
      <w:bookmarkEnd w:id="51"/>
    </w:p>
    <w:p w14:paraId="60BC9F4F" w14:textId="77777777" w:rsidR="0008640E" w:rsidRDefault="0008640E" w:rsidP="008356CC">
      <w:pPr>
        <w:pStyle w:val="Heading3"/>
      </w:pPr>
      <w:bookmarkStart w:id="52" w:name="_Toc306362954"/>
      <w:bookmarkStart w:id="53" w:name="_Toc322954342"/>
      <w:bookmarkStart w:id="54" w:name="_Toc328058727"/>
      <w:bookmarkStart w:id="55" w:name="_Toc328062132"/>
      <w:bookmarkStart w:id="56" w:name="_Toc524688161"/>
      <w:bookmarkStart w:id="57" w:name="_Toc30139295"/>
      <w:bookmarkStart w:id="58" w:name="_Toc137622956"/>
      <w:r w:rsidRPr="00A90533">
        <w:t>Coding Standards</w:t>
      </w:r>
      <w:bookmarkStart w:id="59" w:name="_Toc306362955"/>
      <w:bookmarkStart w:id="60" w:name="_Toc322954343"/>
      <w:bookmarkStart w:id="61" w:name="_Toc328058728"/>
      <w:bookmarkStart w:id="62" w:name="_Toc328062133"/>
      <w:bookmarkEnd w:id="52"/>
      <w:bookmarkEnd w:id="53"/>
      <w:bookmarkEnd w:id="54"/>
      <w:bookmarkEnd w:id="55"/>
      <w:bookmarkEnd w:id="56"/>
      <w:bookmarkEnd w:id="57"/>
      <w:bookmarkEnd w:id="58"/>
    </w:p>
    <w:p w14:paraId="3F38916F" w14:textId="714E77F6" w:rsidR="0008640E" w:rsidRDefault="0008640E" w:rsidP="0008640E">
      <w:commentRangeStart w:id="63"/>
      <w:commentRangeStart w:id="64"/>
      <w:r>
        <w:t xml:space="preserve">Accessibility validation by Terminalfour will be performed using: </w:t>
      </w:r>
      <w:bookmarkStart w:id="65" w:name="_Hlk68100151"/>
      <w:bookmarkStart w:id="66" w:name="_Hlk68100474"/>
      <w:r w:rsidR="00E16698">
        <w:fldChar w:fldCharType="begin"/>
      </w:r>
      <w:r w:rsidR="00E16698">
        <w:instrText xml:space="preserve"> HYPERLINK "</w:instrText>
      </w:r>
      <w:r w:rsidR="00E16698" w:rsidRPr="00E16698">
        <w:instrText>https://wave.webaim.org</w:instrText>
      </w:r>
      <w:r w:rsidR="00E16698">
        <w:instrText xml:space="preserve">" </w:instrText>
      </w:r>
      <w:r w:rsidR="00E16698">
        <w:fldChar w:fldCharType="separate"/>
      </w:r>
      <w:r w:rsidR="00E16698" w:rsidRPr="00B96424">
        <w:rPr>
          <w:rStyle w:val="Hyperlink"/>
        </w:rPr>
        <w:t>https://wave.webaim.org</w:t>
      </w:r>
      <w:r w:rsidR="00E16698">
        <w:fldChar w:fldCharType="end"/>
      </w:r>
      <w:bookmarkEnd w:id="65"/>
      <w:r w:rsidR="00E16698">
        <w:t>.</w:t>
      </w:r>
      <w:bookmarkEnd w:id="66"/>
      <w:commentRangeEnd w:id="63"/>
      <w:r w:rsidR="000B7885">
        <w:rPr>
          <w:rStyle w:val="CommentReference"/>
        </w:rPr>
        <w:commentReference w:id="63"/>
      </w:r>
      <w:commentRangeEnd w:id="64"/>
      <w:r w:rsidR="00924381">
        <w:rPr>
          <w:rStyle w:val="CommentReference"/>
        </w:rPr>
        <w:commentReference w:id="64"/>
      </w:r>
    </w:p>
    <w:p w14:paraId="78303333" w14:textId="77777777" w:rsidR="0008640E" w:rsidRDefault="0008640E" w:rsidP="008356CC">
      <w:pPr>
        <w:pStyle w:val="Heading3"/>
      </w:pPr>
      <w:bookmarkStart w:id="67" w:name="_Toc524688162"/>
      <w:bookmarkStart w:id="68" w:name="_Toc30139296"/>
      <w:bookmarkStart w:id="69" w:name="_Toc137622957"/>
      <w:r w:rsidRPr="00B730F1">
        <w:lastRenderedPageBreak/>
        <w:t>Browser</w:t>
      </w:r>
      <w:bookmarkEnd w:id="59"/>
      <w:bookmarkEnd w:id="60"/>
      <w:bookmarkEnd w:id="61"/>
      <w:bookmarkEnd w:id="62"/>
      <w:r>
        <w:t xml:space="preserve"> &amp; Platform Compatibility</w:t>
      </w:r>
      <w:bookmarkEnd w:id="67"/>
      <w:bookmarkEnd w:id="68"/>
      <w:bookmarkEnd w:id="69"/>
    </w:p>
    <w:p w14:paraId="658B9C32" w14:textId="1861F0D3" w:rsidR="008315D1" w:rsidRDefault="006802B5" w:rsidP="008315D1">
      <w:r>
        <w:t>Cross-browser testing included the latest versions of the following environments</w:t>
      </w:r>
      <w:r w:rsidR="008315D1">
        <w:t>:</w:t>
      </w:r>
    </w:p>
    <w:p w14:paraId="2E7E74BB" w14:textId="77777777" w:rsidR="006802B5" w:rsidRPr="006802B5" w:rsidRDefault="006802B5" w:rsidP="00C967B3">
      <w:pPr>
        <w:pStyle w:val="bullet"/>
      </w:pPr>
      <w:r w:rsidRPr="006802B5">
        <w:t>Windows operating systems via a laptop: EDGE And Chrome.</w:t>
      </w:r>
    </w:p>
    <w:p w14:paraId="44510892" w14:textId="77777777" w:rsidR="006802B5" w:rsidRPr="006802B5" w:rsidRDefault="006802B5" w:rsidP="00C967B3">
      <w:pPr>
        <w:pStyle w:val="bullet"/>
      </w:pPr>
      <w:r w:rsidRPr="006802B5">
        <w:t>Mac OSX operating system via a laptop: Firefox, Chrome, and Safari.</w:t>
      </w:r>
    </w:p>
    <w:p w14:paraId="73C29AB5" w14:textId="77777777" w:rsidR="006802B5" w:rsidRPr="006802B5" w:rsidRDefault="006802B5" w:rsidP="00C967B3">
      <w:pPr>
        <w:pStyle w:val="bullet"/>
      </w:pPr>
      <w:r w:rsidRPr="006802B5">
        <w:t>Android via a Samsung Galaxy: Android Browser and Chrome.</w:t>
      </w:r>
    </w:p>
    <w:p w14:paraId="11A82622" w14:textId="5EA32007" w:rsidR="000B7885" w:rsidRPr="006802B5" w:rsidRDefault="006802B5" w:rsidP="00C967B3">
      <w:pPr>
        <w:pStyle w:val="bullet"/>
      </w:pPr>
      <w:r w:rsidRPr="006802B5">
        <w:t>iOS via iPhone 11, 12, and 6th generation iPad: Safari and Chrome.</w:t>
      </w:r>
    </w:p>
    <w:p w14:paraId="2D076770" w14:textId="77777777" w:rsidR="008315D1" w:rsidRDefault="008315D1" w:rsidP="008315D1">
      <w:r>
        <w:t>Browser Testing will be carried out using Browser Stack (</w:t>
      </w:r>
      <w:hyperlink r:id="rId15" w:history="1">
        <w:r w:rsidRPr="0004589F">
          <w:rPr>
            <w:rStyle w:val="Hyperlink"/>
          </w:rPr>
          <w:t>http://www.browserstack.com/</w:t>
        </w:r>
      </w:hyperlink>
      <w:r>
        <w:t>).</w:t>
      </w:r>
    </w:p>
    <w:p w14:paraId="5BF51A67" w14:textId="77777777" w:rsidR="0008640E" w:rsidRDefault="0008640E" w:rsidP="001E2E1C">
      <w:pPr>
        <w:pStyle w:val="Heading2"/>
      </w:pPr>
      <w:bookmarkStart w:id="70" w:name="_Toc523222430"/>
      <w:bookmarkStart w:id="71" w:name="_Toc524688163"/>
      <w:bookmarkStart w:id="72" w:name="_Toc30139297"/>
      <w:bookmarkStart w:id="73" w:name="_Toc137622958"/>
      <w:r>
        <w:t>Search Page Layout</w:t>
      </w:r>
      <w:bookmarkEnd w:id="70"/>
      <w:bookmarkEnd w:id="71"/>
      <w:bookmarkEnd w:id="72"/>
      <w:bookmarkEnd w:id="73"/>
    </w:p>
    <w:p w14:paraId="6502BE41" w14:textId="25AA610F" w:rsidR="0008640E" w:rsidRDefault="0008640E" w:rsidP="0008640E">
      <w:r>
        <w:t>The following features will be enabled by Terminalfour:</w:t>
      </w:r>
    </w:p>
    <w:p w14:paraId="6477D952" w14:textId="77777777" w:rsidR="0008640E" w:rsidRDefault="0008640E" w:rsidP="00C967B3">
      <w:pPr>
        <w:pStyle w:val="bullet"/>
      </w:pPr>
      <w:r w:rsidRPr="002C01B4">
        <w:t>Related search</w:t>
      </w:r>
    </w:p>
    <w:p w14:paraId="5F45C3FB" w14:textId="27C882F4" w:rsidR="00E12B0D" w:rsidRDefault="00273FC1" w:rsidP="00C967B3">
      <w:pPr>
        <w:pStyle w:val="bullet"/>
      </w:pPr>
      <w:r>
        <w:rPr>
          <w:noProof/>
        </w:rPr>
        <w:drawing>
          <wp:inline distT="0" distB="0" distL="0" distR="0" wp14:anchorId="525488C1" wp14:editId="2D827F07">
            <wp:extent cx="3047998" cy="304800"/>
            <wp:effectExtent l="0" t="0" r="635" b="0"/>
            <wp:docPr id="38" name="Picture 38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font, whit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20779" r="17143" b="37662"/>
                    <a:stretch/>
                  </pic:blipFill>
                  <pic:spPr bwMode="auto">
                    <a:xfrm>
                      <a:off x="0" y="0"/>
                      <a:ext cx="3048425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E3D5D" w14:textId="77777777" w:rsidR="0008640E" w:rsidRDefault="0008640E" w:rsidP="00C967B3">
      <w:pPr>
        <w:pStyle w:val="bullet"/>
      </w:pPr>
      <w:r w:rsidRPr="008A460A">
        <w:t>Number of results per page</w:t>
      </w:r>
      <w:r>
        <w:t xml:space="preserve"> (this will be set at 10 results per page by default)</w:t>
      </w:r>
    </w:p>
    <w:p w14:paraId="7A052E76" w14:textId="77777777" w:rsidR="00273FC1" w:rsidRDefault="00051680" w:rsidP="00C967B3">
      <w:pPr>
        <w:pStyle w:val="bullet"/>
      </w:pPr>
      <w:hyperlink w:anchor="_Promoted_Results" w:history="1">
        <w:r w:rsidR="00273FC1" w:rsidRPr="00273FC1">
          <w:rPr>
            <w:rStyle w:val="Hyperlink"/>
          </w:rPr>
          <w:t>Promoted Results</w:t>
        </w:r>
      </w:hyperlink>
    </w:p>
    <w:p w14:paraId="45B99D0D" w14:textId="77777777" w:rsidR="00273FC1" w:rsidRDefault="00273FC1" w:rsidP="00C967B3">
      <w:pPr>
        <w:pStyle w:val="bullet"/>
      </w:pPr>
      <w:r>
        <w:t>Auto-complete &amp; auto-suggesting results</w:t>
      </w:r>
    </w:p>
    <w:p w14:paraId="7CCADC74" w14:textId="77777777" w:rsidR="00273FC1" w:rsidRDefault="00273FC1" w:rsidP="00C967B3">
      <w:pPr>
        <w:pStyle w:val="bullet"/>
      </w:pPr>
      <w:commentRangeStart w:id="74"/>
      <w:commentRangeStart w:id="75"/>
      <w:r>
        <w:t>Sort relevance</w:t>
      </w:r>
      <w:commentRangeEnd w:id="74"/>
      <w:r w:rsidR="000B7885">
        <w:rPr>
          <w:rStyle w:val="CommentReference"/>
          <w:lang w:eastAsia="en-US"/>
        </w:rPr>
        <w:commentReference w:id="74"/>
      </w:r>
      <w:commentRangeEnd w:id="75"/>
      <w:r w:rsidR="00924381">
        <w:rPr>
          <w:rStyle w:val="CommentReference"/>
          <w:lang w:eastAsia="en-US"/>
        </w:rPr>
        <w:commentReference w:id="75"/>
      </w:r>
    </w:p>
    <w:p w14:paraId="6232C046" w14:textId="72A13E77" w:rsidR="00273FC1" w:rsidRPr="008A460A" w:rsidRDefault="00273FC1" w:rsidP="00C967B3">
      <w:pPr>
        <w:pStyle w:val="bullet"/>
      </w:pPr>
    </w:p>
    <w:p w14:paraId="05C4F4A1" w14:textId="77777777" w:rsidR="0008640E" w:rsidRPr="008A460A" w:rsidRDefault="0008640E" w:rsidP="0008640E">
      <w:r w:rsidRPr="008A460A">
        <w:t>The following features will not be used or displayed:</w:t>
      </w:r>
    </w:p>
    <w:p w14:paraId="1FE183A0" w14:textId="77777777" w:rsidR="00273FC1" w:rsidRDefault="0008640E" w:rsidP="00C967B3">
      <w:pPr>
        <w:pStyle w:val="bullet"/>
      </w:pPr>
      <w:r w:rsidRPr="008A460A">
        <w:t>Advanced Search</w:t>
      </w:r>
      <w:bookmarkStart w:id="76" w:name="_Toc322954352"/>
      <w:bookmarkStart w:id="77" w:name="_Toc328058737"/>
      <w:bookmarkStart w:id="78" w:name="_Toc328062142"/>
    </w:p>
    <w:p w14:paraId="18F1B697" w14:textId="337EDAD1" w:rsidR="0008640E" w:rsidRDefault="0008640E" w:rsidP="0008640E">
      <w:pPr>
        <w:spacing w:before="0" w:after="0" w:line="240" w:lineRule="auto"/>
      </w:pPr>
    </w:p>
    <w:p w14:paraId="0930D12F" w14:textId="024FF468" w:rsidR="0008640E" w:rsidRDefault="0008640E" w:rsidP="0008640E">
      <w:commentRangeStart w:id="79"/>
      <w:commentRangeStart w:id="80"/>
      <w:commentRangeStart w:id="81"/>
      <w:r>
        <w:t>The website search results page will appear similar to the following:</w:t>
      </w:r>
      <w:commentRangeEnd w:id="79"/>
      <w:r w:rsidR="000B7885">
        <w:rPr>
          <w:rStyle w:val="CommentReference"/>
        </w:rPr>
        <w:commentReference w:id="79"/>
      </w:r>
      <w:commentRangeEnd w:id="80"/>
      <w:r w:rsidR="000B7885">
        <w:rPr>
          <w:rStyle w:val="CommentReference"/>
        </w:rPr>
        <w:commentReference w:id="80"/>
      </w:r>
      <w:commentRangeEnd w:id="81"/>
      <w:r w:rsidR="00924381">
        <w:rPr>
          <w:rStyle w:val="CommentReference"/>
        </w:rPr>
        <w:commentReference w:id="81"/>
      </w:r>
    </w:p>
    <w:p w14:paraId="0F5CBAD2" w14:textId="7B6E7046" w:rsidR="0008640E" w:rsidRDefault="006D17F4" w:rsidP="0008640E">
      <w:pPr>
        <w:rPr>
          <w:color w:val="C0000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CDA8CA9" wp14:editId="5570F373">
                <wp:simplePos x="0" y="0"/>
                <wp:positionH relativeFrom="column">
                  <wp:posOffset>1173480</wp:posOffset>
                </wp:positionH>
                <wp:positionV relativeFrom="paragraph">
                  <wp:posOffset>261620</wp:posOffset>
                </wp:positionV>
                <wp:extent cx="404813" cy="419100"/>
                <wp:effectExtent l="0" t="0" r="52705" b="57150"/>
                <wp:wrapNone/>
                <wp:docPr id="873" name="Oval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61790D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2CDA8CA9" id="Oval 873" o:spid="_x0000_s1030" style="position:absolute;margin-left:92.4pt;margin-top:20.6pt;width:31.9pt;height:33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VAvfw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0261790D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D17F4">
        <w:rPr>
          <w:noProof/>
          <w:color w:val="C00000"/>
        </w:rPr>
        <w:drawing>
          <wp:inline distT="0" distB="0" distL="0" distR="0" wp14:anchorId="1EE80683" wp14:editId="6A39757D">
            <wp:extent cx="6426200" cy="683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1C53" w14:textId="7FD66517" w:rsidR="00EF161B" w:rsidRDefault="00067549" w:rsidP="0008640E">
      <w:pPr>
        <w:rPr>
          <w:color w:val="C0000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A03FB51" wp14:editId="1F3A5895">
                <wp:simplePos x="0" y="0"/>
                <wp:positionH relativeFrom="column">
                  <wp:posOffset>2381250</wp:posOffset>
                </wp:positionH>
                <wp:positionV relativeFrom="paragraph">
                  <wp:posOffset>5407660</wp:posOffset>
                </wp:positionV>
                <wp:extent cx="404813" cy="419100"/>
                <wp:effectExtent l="0" t="0" r="52705" b="57150"/>
                <wp:wrapNone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84F30C" w14:textId="5B2D7493" w:rsidR="007B4B54" w:rsidRPr="00272A66" w:rsidRDefault="007B4B54" w:rsidP="007B4B54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4A03FB51" id="Oval 37" o:spid="_x0000_s1031" style="position:absolute;margin-left:187.5pt;margin-top:425.8pt;width:31.9pt;height:33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kgfw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7384F30C" w14:textId="5B2D7493" w:rsidR="007B4B54" w:rsidRPr="00272A66" w:rsidRDefault="007B4B54" w:rsidP="007B4B54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320FAEF8" wp14:editId="14F064CE">
                <wp:simplePos x="0" y="0"/>
                <wp:positionH relativeFrom="column">
                  <wp:posOffset>3387090</wp:posOffset>
                </wp:positionH>
                <wp:positionV relativeFrom="paragraph">
                  <wp:posOffset>2648585</wp:posOffset>
                </wp:positionV>
                <wp:extent cx="404813" cy="419100"/>
                <wp:effectExtent l="0" t="0" r="52705" b="57150"/>
                <wp:wrapNone/>
                <wp:docPr id="242" name="Oval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53AD3B" w14:textId="610363AC" w:rsidR="00D53643" w:rsidRPr="00272A66" w:rsidRDefault="007B4B54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320FAEF8" id="Oval 242" o:spid="_x0000_s1032" style="position:absolute;margin-left:266.7pt;margin-top:208.55pt;width:31.9pt;height:33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XDfg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3853AD3B" w14:textId="610363AC" w:rsidR="00D53643" w:rsidRPr="00272A66" w:rsidRDefault="007B4B54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55440F6B" wp14:editId="0953C9D4">
                <wp:simplePos x="0" y="0"/>
                <wp:positionH relativeFrom="column">
                  <wp:posOffset>1657350</wp:posOffset>
                </wp:positionH>
                <wp:positionV relativeFrom="paragraph">
                  <wp:posOffset>942975</wp:posOffset>
                </wp:positionV>
                <wp:extent cx="404813" cy="419100"/>
                <wp:effectExtent l="0" t="0" r="52705" b="57150"/>
                <wp:wrapNone/>
                <wp:docPr id="34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897ACD" w14:textId="258AD19C" w:rsidR="0058314A" w:rsidRPr="00272A66" w:rsidRDefault="0058314A" w:rsidP="0058314A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55440F6B" id="Oval 34" o:spid="_x0000_s1033" style="position:absolute;margin-left:130.5pt;margin-top:74.25pt;width:31.9pt;height:33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54897ACD" w14:textId="258AD19C" w:rsidR="0058314A" w:rsidRPr="00272A66" w:rsidRDefault="0058314A" w:rsidP="0058314A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18210AB6" wp14:editId="0193A202">
                <wp:simplePos x="0" y="0"/>
                <wp:positionH relativeFrom="column">
                  <wp:posOffset>939800</wp:posOffset>
                </wp:positionH>
                <wp:positionV relativeFrom="paragraph">
                  <wp:posOffset>1877695</wp:posOffset>
                </wp:positionV>
                <wp:extent cx="404813" cy="419100"/>
                <wp:effectExtent l="0" t="0" r="52705" b="57150"/>
                <wp:wrapNone/>
                <wp:docPr id="240" name="Oval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BB84D1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18210AB6" id="Oval 240" o:spid="_x0000_s1034" style="position:absolute;margin-left:74pt;margin-top:147.85pt;width:31.9pt;height:33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D7BfwIAAPwEAAAOAAAAZHJzL2Uyb0RvYy54bWysVNtu1DAQfUfiHyy/0yR7YbdRs1VpKUIq&#10;F6kgnh3bSSwc29jOZsvXM57sbgO8IXalyDOOZ845PpOr60OvyV76oKypaHGRUyINt0KZtqJfv9y/&#10;2lI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3EBB84D1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C00000"/>
        </w:rPr>
        <w:drawing>
          <wp:inline distT="0" distB="0" distL="0" distR="0" wp14:anchorId="2DDEE210" wp14:editId="537C0B6E">
            <wp:extent cx="6426200" cy="5234940"/>
            <wp:effectExtent l="0" t="0" r="0" b="381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5F39" w14:textId="1D05BAA7" w:rsidR="00D80BB2" w:rsidRDefault="00067549" w:rsidP="0008640E">
      <w:pPr>
        <w:rPr>
          <w:color w:val="C00000"/>
        </w:rPr>
      </w:pPr>
      <w:r>
        <w:rPr>
          <w:noProof/>
        </w:rPr>
        <w:drawing>
          <wp:inline distT="0" distB="0" distL="0" distR="0" wp14:anchorId="5E094F53" wp14:editId="2634FE7E">
            <wp:extent cx="3047998" cy="304800"/>
            <wp:effectExtent l="0" t="0" r="635" b="0"/>
            <wp:docPr id="54" name="Picture 54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font, whit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20779" r="17143" b="37662"/>
                    <a:stretch/>
                  </pic:blipFill>
                  <pic:spPr bwMode="auto">
                    <a:xfrm>
                      <a:off x="0" y="0"/>
                      <a:ext cx="3048425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E852" w14:textId="1D1961F9" w:rsidR="00081C52" w:rsidRDefault="00081C52" w:rsidP="0008640E">
      <w:pPr>
        <w:rPr>
          <w:color w:val="C0000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3FE2CAC" wp14:editId="20DBE2A4">
                <wp:simplePos x="0" y="0"/>
                <wp:positionH relativeFrom="column">
                  <wp:posOffset>2663825</wp:posOffset>
                </wp:positionH>
                <wp:positionV relativeFrom="paragraph">
                  <wp:posOffset>33655</wp:posOffset>
                </wp:positionV>
                <wp:extent cx="404813" cy="419100"/>
                <wp:effectExtent l="0" t="0" r="52705" b="57150"/>
                <wp:wrapNone/>
                <wp:docPr id="32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C40137" w14:textId="76235BC6" w:rsidR="00DB7462" w:rsidRPr="00272A66" w:rsidRDefault="00DB7462" w:rsidP="00DB7462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13FE2CAC" id="Oval 32" o:spid="_x0000_s1035" style="position:absolute;margin-left:209.75pt;margin-top:2.65pt;width:31.9pt;height:33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fzMfw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5BC40137" w14:textId="76235BC6" w:rsidR="00DB7462" w:rsidRPr="00272A66" w:rsidRDefault="00DB7462" w:rsidP="00DB7462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67549">
        <w:rPr>
          <w:noProof/>
          <w:color w:val="C00000"/>
        </w:rPr>
        <w:drawing>
          <wp:inline distT="0" distB="0" distL="0" distR="0" wp14:anchorId="71D04CB2" wp14:editId="51C3F9A4">
            <wp:extent cx="6426200" cy="4508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E867" w14:textId="2A578265" w:rsidR="00AA3985" w:rsidRDefault="00081C52" w:rsidP="0008640E">
      <w:pPr>
        <w:rPr>
          <w:color w:val="C0000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1A6A2A4" wp14:editId="176719D0">
                <wp:simplePos x="0" y="0"/>
                <wp:positionH relativeFrom="column">
                  <wp:posOffset>3116580</wp:posOffset>
                </wp:positionH>
                <wp:positionV relativeFrom="paragraph">
                  <wp:posOffset>112395</wp:posOffset>
                </wp:positionV>
                <wp:extent cx="404813" cy="419100"/>
                <wp:effectExtent l="0" t="0" r="52705" b="57150"/>
                <wp:wrapNone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7C3AA52" w14:textId="734EB1FB" w:rsidR="00081C52" w:rsidRPr="00272A66" w:rsidRDefault="00081C52" w:rsidP="00081C52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51A6A2A4" id="Oval 36" o:spid="_x0000_s1036" style="position:absolute;margin-left:245.4pt;margin-top:8.85pt;width:31.9pt;height:3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47C3AA52" w14:textId="734EB1FB" w:rsidR="00081C52" w:rsidRPr="00272A66" w:rsidRDefault="00081C52" w:rsidP="00081C52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AA3985" w:rsidRPr="00AA3985">
        <w:rPr>
          <w:noProof/>
          <w:color w:val="C00000"/>
        </w:rPr>
        <w:drawing>
          <wp:inline distT="0" distB="0" distL="0" distR="0" wp14:anchorId="096D6358" wp14:editId="1A3C98CF">
            <wp:extent cx="6426200" cy="1951355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B6E" w14:textId="7DFC8C69" w:rsidR="0008640E" w:rsidRDefault="0008640E" w:rsidP="0008640E">
      <w:r>
        <w:t xml:space="preserve">(1) </w:t>
      </w:r>
      <w:r w:rsidR="007E2268">
        <w:t xml:space="preserve">The header is managed through the CMS, using the Page Layout applied to the search page. </w:t>
      </w:r>
      <w:r>
        <w:t>Updates to this page will automatically reflect on the search results page.</w:t>
      </w:r>
    </w:p>
    <w:p w14:paraId="1D6E9F87" w14:textId="7A5745A4" w:rsidR="00295333" w:rsidRDefault="0008640E" w:rsidP="0008640E">
      <w:r>
        <w:t xml:space="preserve">(2) </w:t>
      </w:r>
      <w:r w:rsidR="004C2534">
        <w:t>The facets/filters will be:</w:t>
      </w:r>
    </w:p>
    <w:p w14:paraId="01179978" w14:textId="037F32E2" w:rsidR="004C2534" w:rsidRDefault="004C2534" w:rsidP="00DB0DC2">
      <w:pPr>
        <w:pStyle w:val="ListParagraph"/>
        <w:numPr>
          <w:ilvl w:val="0"/>
          <w:numId w:val="11"/>
        </w:numPr>
      </w:pPr>
      <w:commentRangeStart w:id="82"/>
      <w:commentRangeStart w:id="83"/>
      <w:r>
        <w:t>Type: displays the different types of collections the user can filter – Website, Directory, Programs, News</w:t>
      </w:r>
      <w:commentRangeEnd w:id="82"/>
      <w:r w:rsidR="000B7885">
        <w:rPr>
          <w:rStyle w:val="CommentReference"/>
        </w:rPr>
        <w:commentReference w:id="82"/>
      </w:r>
      <w:commentRangeEnd w:id="83"/>
      <w:r w:rsidR="00067549">
        <w:rPr>
          <w:rStyle w:val="CommentReference"/>
        </w:rPr>
        <w:commentReference w:id="83"/>
      </w:r>
      <w:ins w:id="84" w:author="Michael Morley" w:date="2023-06-14T07:58:00Z">
        <w:r w:rsidR="00067549">
          <w:t xml:space="preserve"> </w:t>
        </w:r>
      </w:ins>
      <w:ins w:id="85" w:author="Michael Morley" w:date="2023-06-14T07:59:00Z">
        <w:r w:rsidR="00067549">
          <w:t>&amp; Events</w:t>
        </w:r>
      </w:ins>
    </w:p>
    <w:p w14:paraId="2523E1B0" w14:textId="32C17C9D" w:rsidR="007D21CE" w:rsidRDefault="007D21CE" w:rsidP="00DB0DC2">
      <w:pPr>
        <w:pStyle w:val="ListParagraph"/>
        <w:numPr>
          <w:ilvl w:val="0"/>
          <w:numId w:val="11"/>
        </w:numPr>
      </w:pPr>
      <w:commentRangeStart w:id="86"/>
      <w:commentRangeStart w:id="87"/>
      <w:del w:id="88" w:author="Michael Morley" w:date="2023-06-14T07:58:00Z">
        <w:r w:rsidDel="00067549">
          <w:delText>Colleges &amp; Schools: displays results according to the breakdown of colleges and school branch of the CMS</w:delText>
        </w:r>
      </w:del>
      <w:r>
        <w:t>.</w:t>
      </w:r>
      <w:commentRangeEnd w:id="86"/>
      <w:r w:rsidR="000B7885">
        <w:rPr>
          <w:rStyle w:val="CommentReference"/>
        </w:rPr>
        <w:commentReference w:id="86"/>
      </w:r>
      <w:commentRangeEnd w:id="87"/>
      <w:r w:rsidR="00067549">
        <w:rPr>
          <w:rStyle w:val="CommentReference"/>
        </w:rPr>
        <w:commentReference w:id="87"/>
      </w:r>
    </w:p>
    <w:p w14:paraId="19CD8BA1" w14:textId="164E9E67" w:rsidR="0058314A" w:rsidRDefault="0058314A" w:rsidP="0008640E">
      <w:r>
        <w:t xml:space="preserve">(3) </w:t>
      </w:r>
      <w:r w:rsidR="00DB0DC2">
        <w:t>Displays the number results found.</w:t>
      </w:r>
    </w:p>
    <w:p w14:paraId="6EFA777A" w14:textId="0FC90A91" w:rsidR="00CE4D23" w:rsidRDefault="0008640E" w:rsidP="00CE4D23">
      <w:r>
        <w:t>(</w:t>
      </w:r>
      <w:r w:rsidR="007B4B54">
        <w:t>4</w:t>
      </w:r>
      <w:r>
        <w:t xml:space="preserve">) </w:t>
      </w:r>
      <w:r w:rsidR="00CE4D23">
        <w:t xml:space="preserve">Search results displayed. All results will be linked (it is not possible to have results that do not link). </w:t>
      </w:r>
    </w:p>
    <w:p w14:paraId="74C8647D" w14:textId="77777777" w:rsidR="00E57541" w:rsidRDefault="0008640E" w:rsidP="00E57541">
      <w:r>
        <w:t>(</w:t>
      </w:r>
      <w:r w:rsidR="008B5EC7">
        <w:t>5</w:t>
      </w:r>
      <w:r>
        <w:t xml:space="preserve">) </w:t>
      </w:r>
      <w:r w:rsidR="00E57541">
        <w:t>Related searches based on the keywords entered.</w:t>
      </w:r>
    </w:p>
    <w:p w14:paraId="6EADD028" w14:textId="77777777" w:rsidR="00623BA5" w:rsidRDefault="007B4B54" w:rsidP="0008640E">
      <w:commentRangeStart w:id="89"/>
      <w:commentRangeStart w:id="90"/>
      <w:r>
        <w:t>(</w:t>
      </w:r>
      <w:r w:rsidR="008B5EC7">
        <w:t>6</w:t>
      </w:r>
      <w:r>
        <w:t xml:space="preserve">) </w:t>
      </w:r>
      <w:r w:rsidR="00623BA5">
        <w:t>Pagination of search results. By default, there are 10 results per page, but the user performing the search can change this.</w:t>
      </w:r>
      <w:commentRangeEnd w:id="89"/>
      <w:r w:rsidR="000B7885">
        <w:rPr>
          <w:rStyle w:val="CommentReference"/>
        </w:rPr>
        <w:commentReference w:id="89"/>
      </w:r>
      <w:commentRangeEnd w:id="90"/>
      <w:r w:rsidR="00067549">
        <w:rPr>
          <w:rStyle w:val="CommentReference"/>
        </w:rPr>
        <w:commentReference w:id="90"/>
      </w:r>
    </w:p>
    <w:p w14:paraId="010E331D" w14:textId="44CACF48" w:rsidR="00AE7BD5" w:rsidRDefault="0008640E" w:rsidP="0008640E">
      <w:r>
        <w:t>(</w:t>
      </w:r>
      <w:r w:rsidR="008B5EC7">
        <w:t>7</w:t>
      </w:r>
      <w:r>
        <w:t xml:space="preserve">) </w:t>
      </w:r>
      <w:r w:rsidR="007E2268">
        <w:t>The footer is managed through the CMS, using the Page Layout applied to the search page. Updates to this page will automatically reflect on the search results page.</w:t>
      </w:r>
    </w:p>
    <w:p w14:paraId="59773DE6" w14:textId="775AB983" w:rsidR="00AE7BD5" w:rsidRDefault="00AE7BD5" w:rsidP="008356CC">
      <w:pPr>
        <w:pStyle w:val="Heading3"/>
      </w:pPr>
      <w:bookmarkStart w:id="91" w:name="_Toc137622959"/>
      <w:r>
        <w:t>Search Bar</w:t>
      </w:r>
      <w:bookmarkEnd w:id="91"/>
    </w:p>
    <w:p w14:paraId="081DDE14" w14:textId="0E9C38FF" w:rsidR="008630CE" w:rsidRDefault="00AE7BD5" w:rsidP="0008640E">
      <w:commentRangeStart w:id="92"/>
      <w:commentRangeStart w:id="93"/>
      <w:r>
        <w:t xml:space="preserve">Terminalfour will update the search bar within the header </w:t>
      </w:r>
      <w:r w:rsidR="00CC7F1D">
        <w:t xml:space="preserve">in the page layouts </w:t>
      </w:r>
      <w:r>
        <w:t xml:space="preserve">passing the query entered to </w:t>
      </w:r>
      <w:r w:rsidR="007E2268">
        <w:t>the search page:</w:t>
      </w:r>
      <w:r>
        <w:t xml:space="preserve"> </w:t>
      </w:r>
      <w:r w:rsidR="00CC7F1D">
        <w:br/>
      </w:r>
      <w:commentRangeEnd w:id="92"/>
      <w:commentRangeEnd w:id="93"/>
      <w:r w:rsidR="00067549">
        <w:rPr>
          <w:noProof/>
          <w:sz w:val="16"/>
          <w:szCs w:val="16"/>
        </w:rPr>
        <w:drawing>
          <wp:inline distT="0" distB="0" distL="0" distR="0" wp14:anchorId="1A434E2E" wp14:editId="561E65C8">
            <wp:extent cx="6426200" cy="7194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885">
        <w:rPr>
          <w:rStyle w:val="CommentReference"/>
        </w:rPr>
        <w:commentReference w:id="92"/>
      </w:r>
      <w:r w:rsidR="00067549">
        <w:rPr>
          <w:rStyle w:val="CommentReference"/>
        </w:rPr>
        <w:commentReference w:id="93"/>
      </w:r>
    </w:p>
    <w:p w14:paraId="622C9129" w14:textId="77777777" w:rsidR="008630CE" w:rsidRPr="008630CE" w:rsidRDefault="008630CE" w:rsidP="001E2E1C">
      <w:pPr>
        <w:pStyle w:val="DeveloperNotes"/>
      </w:pPr>
      <w:r w:rsidRPr="008630CE">
        <w:lastRenderedPageBreak/>
        <w:t>Developer Notes:</w:t>
      </w:r>
    </w:p>
    <w:p w14:paraId="1E9C146C" w14:textId="7B243073" w:rsidR="0046086A" w:rsidRDefault="008630CE" w:rsidP="001E2E1C">
      <w:pPr>
        <w:pStyle w:val="DeveloperNotes"/>
      </w:pPr>
      <w:r>
        <w:t>The code for the search bar is locate</w:t>
      </w:r>
      <w:r w:rsidR="001B7B22">
        <w:t>d at</w:t>
      </w:r>
      <w:r w:rsidR="00CC7F1D">
        <w:t xml:space="preserve"> </w:t>
      </w:r>
      <w:r w:rsidRPr="00074F23">
        <w:t xml:space="preserve">Home &gt; Site Assets &gt; </w:t>
      </w:r>
      <w:r w:rsidR="00074F23" w:rsidRPr="00074F23">
        <w:t xml:space="preserve">Common Header &gt; </w:t>
      </w:r>
      <w:r w:rsidRPr="00074F23">
        <w:t>Search Bar</w:t>
      </w:r>
    </w:p>
    <w:p w14:paraId="64C846B4" w14:textId="77777777" w:rsidR="0046086A" w:rsidRDefault="0046086A" w:rsidP="001E2E1C">
      <w:pPr>
        <w:pStyle w:val="DeveloperNotes"/>
      </w:pPr>
      <w:r>
        <w:rPr>
          <w:noProof/>
        </w:rPr>
        <w:drawing>
          <wp:inline distT="0" distB="0" distL="0" distR="0" wp14:anchorId="1ACBEF17" wp14:editId="1C9FF3BD">
            <wp:extent cx="5143500" cy="2814186"/>
            <wp:effectExtent l="0" t="0" r="0" b="571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929" cy="28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D102" w14:textId="77777777" w:rsidR="00067549" w:rsidRDefault="00067549">
      <w:pPr>
        <w:spacing w:before="0" w:after="0" w:line="240" w:lineRule="auto"/>
        <w:rPr>
          <w:rFonts w:ascii="Poppins SemiBold" w:hAnsi="Poppins SemiBold"/>
          <w:spacing w:val="-6"/>
          <w:kern w:val="28"/>
          <w:sz w:val="54"/>
          <w:szCs w:val="49"/>
          <w:lang w:eastAsia="ko-KR"/>
        </w:rPr>
      </w:pPr>
      <w:r>
        <w:br w:type="page"/>
      </w:r>
    </w:p>
    <w:p w14:paraId="129766E0" w14:textId="1DB88C80" w:rsidR="0008640E" w:rsidRDefault="00C92B56" w:rsidP="001E2E1C">
      <w:pPr>
        <w:pStyle w:val="Heading2"/>
      </w:pPr>
      <w:bookmarkStart w:id="94" w:name="_Toc137622960"/>
      <w:r>
        <w:lastRenderedPageBreak/>
        <w:t>Page types</w:t>
      </w:r>
      <w:bookmarkEnd w:id="94"/>
    </w:p>
    <w:p w14:paraId="16DFB603" w14:textId="77E440B7" w:rsidR="00094604" w:rsidRDefault="00C92B56" w:rsidP="00094604">
      <w:pPr>
        <w:rPr>
          <w:lang w:eastAsia="ko-KR"/>
        </w:rPr>
      </w:pPr>
      <w:r>
        <w:rPr>
          <w:lang w:eastAsia="ko-KR"/>
        </w:rPr>
        <w:t xml:space="preserve">We will be running an index on your site </w:t>
      </w:r>
      <w:r w:rsidR="007E2268">
        <w:rPr>
          <w:lang w:eastAsia="ko-KR"/>
        </w:rPr>
        <w:t>f</w:t>
      </w:r>
      <w:r>
        <w:rPr>
          <w:lang w:eastAsia="ko-KR"/>
        </w:rPr>
        <w:t xml:space="preserve">or general webpages, there won’t be a page type applied to these and they will be categorized as General pages. Each </w:t>
      </w:r>
      <w:r w:rsidR="00273FC1">
        <w:rPr>
          <w:lang w:eastAsia="ko-KR"/>
        </w:rPr>
        <w:t>other category will have a page type applied to it which will allow you to refine your results based on that.</w:t>
      </w:r>
    </w:p>
    <w:p w14:paraId="555250C0" w14:textId="77777777" w:rsidR="0008640E" w:rsidRDefault="0008640E" w:rsidP="008356CC">
      <w:pPr>
        <w:pStyle w:val="Heading3"/>
      </w:pPr>
      <w:bookmarkStart w:id="95" w:name="_Toc523222434"/>
      <w:bookmarkStart w:id="96" w:name="_Toc524688165"/>
      <w:bookmarkStart w:id="97" w:name="_Toc30139299"/>
      <w:bookmarkStart w:id="98" w:name="_Toc137622961"/>
      <w:r w:rsidRPr="007F4482">
        <w:t>Index Schedule</w:t>
      </w:r>
      <w:bookmarkEnd w:id="95"/>
      <w:bookmarkEnd w:id="96"/>
      <w:bookmarkEnd w:id="97"/>
      <w:bookmarkEnd w:id="98"/>
    </w:p>
    <w:p w14:paraId="51F0CA7D" w14:textId="77777777" w:rsidR="0008640E" w:rsidRDefault="0008640E" w:rsidP="0008640E">
      <w:commentRangeStart w:id="99"/>
      <w:commentRangeStart w:id="100"/>
      <w:r>
        <w:t>All indexes will be scheduled to update on a daily basis.</w:t>
      </w:r>
      <w:commentRangeEnd w:id="99"/>
      <w:r w:rsidR="000B7885">
        <w:rPr>
          <w:rStyle w:val="CommentReference"/>
        </w:rPr>
        <w:commentReference w:id="99"/>
      </w:r>
      <w:commentRangeEnd w:id="100"/>
      <w:r w:rsidR="00C967B3">
        <w:rPr>
          <w:rStyle w:val="CommentReference"/>
        </w:rPr>
        <w:commentReference w:id="100"/>
      </w:r>
    </w:p>
    <w:p w14:paraId="1D94F71A" w14:textId="77777777" w:rsidR="0008640E" w:rsidRDefault="0008640E" w:rsidP="008356CC">
      <w:pPr>
        <w:pStyle w:val="Heading3"/>
      </w:pPr>
      <w:bookmarkStart w:id="101" w:name="_General_(Web)"/>
      <w:bookmarkStart w:id="102" w:name="_Toc523222435"/>
      <w:bookmarkStart w:id="103" w:name="_Toc524688166"/>
      <w:bookmarkStart w:id="104" w:name="_Toc30139300"/>
      <w:bookmarkStart w:id="105" w:name="_Toc137622962"/>
      <w:bookmarkEnd w:id="101"/>
      <w:r>
        <w:t>Website</w:t>
      </w:r>
      <w:bookmarkEnd w:id="102"/>
      <w:bookmarkEnd w:id="103"/>
      <w:bookmarkEnd w:id="104"/>
      <w:bookmarkEnd w:id="105"/>
    </w:p>
    <w:p w14:paraId="76D8642D" w14:textId="697A2796" w:rsidR="0008640E" w:rsidRDefault="0008640E" w:rsidP="0008640E">
      <w:pPr>
        <w:rPr>
          <w:lang w:val="en-IE"/>
        </w:rPr>
      </w:pPr>
      <w:r>
        <w:rPr>
          <w:lang w:val="en-IE"/>
        </w:rPr>
        <w:t>Main university website crawl:</w:t>
      </w:r>
      <w:r w:rsidR="007E2268">
        <w:rPr>
          <w:lang w:val="en-IE"/>
        </w:rPr>
        <w:t xml:space="preserve"> </w:t>
      </w:r>
      <w:hyperlink r:id="rId23" w:history="1">
        <w:r w:rsidR="007E2268" w:rsidRPr="0056745D">
          <w:rPr>
            <w:rStyle w:val="Hyperlink"/>
            <w:lang w:val="en-IE"/>
          </w:rPr>
          <w:t>https://umbedu-lb01-production.terminalfour.net/</w:t>
        </w:r>
      </w:hyperlink>
      <w:r w:rsidR="007E2268">
        <w:rPr>
          <w:lang w:val="en-IE"/>
        </w:rPr>
        <w:t xml:space="preserve"> (on go-live it will be</w:t>
      </w:r>
      <w:r w:rsidR="00A23C48">
        <w:rPr>
          <w:lang w:val="en-IE"/>
        </w:rPr>
        <w:t xml:space="preserve"> </w:t>
      </w:r>
      <w:hyperlink r:id="rId24" w:history="1">
        <w:r w:rsidR="007E2268" w:rsidRPr="0056745D">
          <w:rPr>
            <w:rStyle w:val="Hyperlink"/>
            <w:lang w:val="en-IE"/>
          </w:rPr>
          <w:t>https://www.umb.edu/</w:t>
        </w:r>
      </w:hyperlink>
      <w:r w:rsidR="007E2268">
        <w:rPr>
          <w:lang w:val="en-IE"/>
        </w:rPr>
        <w:t>)</w:t>
      </w:r>
    </w:p>
    <w:p w14:paraId="5EA06A9A" w14:textId="77C97A48" w:rsidR="0008640E" w:rsidRDefault="00D95123" w:rsidP="008356CC">
      <w:pPr>
        <w:pStyle w:val="Heading4"/>
      </w:pPr>
      <w:bookmarkStart w:id="106" w:name="_Toc523222437"/>
      <w:bookmarkStart w:id="107" w:name="_Toc524688168"/>
      <w:bookmarkStart w:id="108" w:name="_Toc30139303"/>
      <w:r>
        <w:t>Content Indexing</w:t>
      </w:r>
      <w:bookmarkEnd w:id="106"/>
      <w:bookmarkEnd w:id="107"/>
      <w:bookmarkEnd w:id="108"/>
    </w:p>
    <w:p w14:paraId="60D3D2C7" w14:textId="7F403025" w:rsidR="00D95123" w:rsidRDefault="00D95123" w:rsidP="00D95123">
      <w:r>
        <w:t>This identifies the main part of the page which is indexed. This is done to make sure that navigation, header and footer aren’t included in the search</w:t>
      </w:r>
      <w:r w:rsidR="00BE7E50">
        <w:t>.</w:t>
      </w:r>
    </w:p>
    <w:p w14:paraId="6E81D414" w14:textId="65BF8660" w:rsidR="00D95123" w:rsidRDefault="00D95123" w:rsidP="00D95123">
      <w:commentRangeStart w:id="109"/>
      <w:commentRangeStart w:id="110"/>
      <w:r>
        <w:t xml:space="preserve">Main content Block: </w:t>
      </w:r>
      <w:commentRangeEnd w:id="109"/>
      <w:r w:rsidR="000B7885">
        <w:rPr>
          <w:rStyle w:val="CommentReference"/>
        </w:rPr>
        <w:commentReference w:id="109"/>
      </w:r>
      <w:commentRangeEnd w:id="110"/>
      <w:r w:rsidR="007F65C4">
        <w:rPr>
          <w:rStyle w:val="CommentReference"/>
        </w:rPr>
        <w:commentReference w:id="110"/>
      </w:r>
    </w:p>
    <w:p w14:paraId="303F8E54" w14:textId="60B08BC1" w:rsidR="00044B12" w:rsidRDefault="00D95123" w:rsidP="00C967B3">
      <w:pPr>
        <w:pStyle w:val="bullet"/>
      </w:pPr>
      <w:bookmarkStart w:id="111" w:name="_Hlk137476255"/>
      <w:r>
        <w:t xml:space="preserve">.main-content .wrapper </w:t>
      </w:r>
      <w:r w:rsidR="00C92B56" w:rsidRPr="00C92B56">
        <w:rPr>
          <w:b/>
          <w:bCs/>
        </w:rPr>
        <w:t>Exclude</w:t>
      </w:r>
      <w:r w:rsidR="00C92B56">
        <w:t xml:space="preserve"> .</w:t>
      </w:r>
      <w:r w:rsidR="00C92B56" w:rsidRPr="00C92B56">
        <w:t xml:space="preserve"> c-menu-sidebar</w:t>
      </w:r>
      <w:bookmarkEnd w:id="111"/>
      <w:r>
        <w:t xml:space="preserve"> </w:t>
      </w:r>
    </w:p>
    <w:p w14:paraId="67C675E8" w14:textId="77777777" w:rsidR="00044B12" w:rsidRDefault="00044B12" w:rsidP="008356CC">
      <w:pPr>
        <w:pStyle w:val="Heading4"/>
      </w:pPr>
      <w:r>
        <w:t xml:space="preserve">Meta Data </w:t>
      </w:r>
    </w:p>
    <w:p w14:paraId="43A6408A" w14:textId="5AEB1E0A" w:rsidR="00044B12" w:rsidRPr="00BE7E50" w:rsidRDefault="00044B12" w:rsidP="00C967B3">
      <w:pPr>
        <w:pStyle w:val="bullet"/>
      </w:pPr>
      <w:r w:rsidRPr="00BE7E50">
        <w:t>Title Tag</w:t>
      </w:r>
    </w:p>
    <w:p w14:paraId="5C06C041" w14:textId="314B240F" w:rsidR="00044B12" w:rsidRPr="00BE7E50" w:rsidRDefault="00044B12" w:rsidP="00C967B3">
      <w:pPr>
        <w:pStyle w:val="bullet"/>
      </w:pPr>
      <w:r w:rsidRPr="00BE7E50">
        <w:t>URL</w:t>
      </w:r>
    </w:p>
    <w:p w14:paraId="32D59F7F" w14:textId="77777777" w:rsidR="00044B12" w:rsidRPr="00BE7E50" w:rsidRDefault="00044B12" w:rsidP="00C967B3">
      <w:pPr>
        <w:pStyle w:val="bullet"/>
      </w:pPr>
      <w:r w:rsidRPr="00BE7E50">
        <w:t>Description / Content</w:t>
      </w:r>
    </w:p>
    <w:p w14:paraId="786FD157" w14:textId="746C9B94" w:rsidR="00044B12" w:rsidRPr="00BE7E50" w:rsidRDefault="000B7885" w:rsidP="00C967B3">
      <w:pPr>
        <w:pStyle w:val="bullet"/>
      </w:pPr>
      <w:r w:rsidRPr="00BE7E50">
        <w:t>Page Type</w:t>
      </w:r>
      <w:r w:rsidR="00044B12" w:rsidRPr="00BE7E50">
        <w:t>: blank</w:t>
      </w:r>
    </w:p>
    <w:p w14:paraId="10EF5253" w14:textId="77777777" w:rsidR="0008640E" w:rsidRDefault="0008640E" w:rsidP="008356CC">
      <w:pPr>
        <w:pStyle w:val="Heading4"/>
      </w:pPr>
      <w:bookmarkStart w:id="112" w:name="_Toc523222438"/>
      <w:bookmarkStart w:id="113" w:name="_Toc524688169"/>
      <w:bookmarkStart w:id="114" w:name="_Toc30139304"/>
      <w:r>
        <w:t>Results Format</w:t>
      </w:r>
      <w:bookmarkEnd w:id="112"/>
      <w:bookmarkEnd w:id="113"/>
      <w:bookmarkEnd w:id="114"/>
    </w:p>
    <w:p w14:paraId="4835EC47" w14:textId="2C604A1A" w:rsidR="0008640E" w:rsidRDefault="0008640E" w:rsidP="0008640E">
      <w:r w:rsidRPr="00246AF5">
        <w:t>Results will be formatted similar to:</w:t>
      </w:r>
    </w:p>
    <w:p w14:paraId="38E52E93" w14:textId="593636B5" w:rsidR="00044B12" w:rsidRDefault="00044B12" w:rsidP="00044B12"/>
    <w:p w14:paraId="4B38942B" w14:textId="02ECD0C4" w:rsidR="00044B12" w:rsidRDefault="00067549" w:rsidP="00044B1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2FF30D" wp14:editId="7CF01ACE">
                <wp:simplePos x="0" y="0"/>
                <wp:positionH relativeFrom="column">
                  <wp:posOffset>2079625</wp:posOffset>
                </wp:positionH>
                <wp:positionV relativeFrom="paragraph">
                  <wp:posOffset>1037590</wp:posOffset>
                </wp:positionV>
                <wp:extent cx="404813" cy="419100"/>
                <wp:effectExtent l="0" t="0" r="52705" b="57150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6263F9" w14:textId="1280EB13" w:rsidR="00DF4096" w:rsidRPr="00272A66" w:rsidRDefault="00DF4096" w:rsidP="00DF4096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6F2FF30D" id="Oval 20" o:spid="_x0000_s1037" style="position:absolute;margin-left:163.75pt;margin-top:81.7pt;width:31.9pt;height:3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156263F9" w14:textId="1280EB13" w:rsidR="00DF4096" w:rsidRPr="00272A66" w:rsidRDefault="00DF4096" w:rsidP="00DF4096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B0143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E11A33" wp14:editId="638B551D">
                <wp:simplePos x="0" y="0"/>
                <wp:positionH relativeFrom="column">
                  <wp:posOffset>1164590</wp:posOffset>
                </wp:positionH>
                <wp:positionV relativeFrom="paragraph">
                  <wp:posOffset>543560</wp:posOffset>
                </wp:positionV>
                <wp:extent cx="404813" cy="419100"/>
                <wp:effectExtent l="0" t="0" r="52705" b="57150"/>
                <wp:wrapNone/>
                <wp:docPr id="1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E80A366" w14:textId="7C70FB37" w:rsidR="00DF4096" w:rsidRPr="00272A66" w:rsidRDefault="00DF4096" w:rsidP="00DF4096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33E11A33" id="Oval 19" o:spid="_x0000_s1038" style="position:absolute;margin-left:91.7pt;margin-top:42.8pt;width:31.9pt;height:3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6E80A366" w14:textId="7C70FB37" w:rsidR="00DF4096" w:rsidRPr="00272A66" w:rsidRDefault="00DF4096" w:rsidP="00DF4096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0143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81A42C" wp14:editId="31770D6F">
                <wp:simplePos x="0" y="0"/>
                <wp:positionH relativeFrom="column">
                  <wp:posOffset>713105</wp:posOffset>
                </wp:positionH>
                <wp:positionV relativeFrom="paragraph">
                  <wp:posOffset>120015</wp:posOffset>
                </wp:positionV>
                <wp:extent cx="404813" cy="419100"/>
                <wp:effectExtent l="0" t="0" r="52705" b="5715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5AD6ED" w14:textId="77777777" w:rsidR="00DF4096" w:rsidRPr="00272A66" w:rsidRDefault="00DF4096" w:rsidP="00DF4096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4281A42C" id="Oval 18" o:spid="_x0000_s1039" style="position:absolute;margin-left:56.15pt;margin-top:9.45pt;width:31.9pt;height:3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1tfg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" fillcolor="white [3212]" strokecolor="#b32573" strokeweight="1.5pt">
                <v:shadow on="t" opacity=".5" offset="3pt,3pt"/>
                <v:textbox>
                  <w:txbxContent>
                    <w:p w14:paraId="505AD6ED" w14:textId="77777777" w:rsidR="00DF4096" w:rsidRPr="00272A66" w:rsidRDefault="00DF4096" w:rsidP="00DF4096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0143B">
        <w:rPr>
          <w:noProof/>
        </w:rPr>
        <w:drawing>
          <wp:inline distT="0" distB="0" distL="0" distR="0" wp14:anchorId="389313F8" wp14:editId="09D5E0D1">
            <wp:extent cx="6419850" cy="2038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E86C" w14:textId="77777777" w:rsidR="00067549" w:rsidRDefault="00067549" w:rsidP="00DF4096">
      <w:pPr>
        <w:pStyle w:val="ListParagraph"/>
        <w:numPr>
          <w:ilvl w:val="0"/>
          <w:numId w:val="12"/>
        </w:numPr>
      </w:pPr>
      <w:r>
        <w:t>Page Type</w:t>
      </w:r>
    </w:p>
    <w:p w14:paraId="293DB32A" w14:textId="39943D7D" w:rsidR="00DF4096" w:rsidRDefault="00DF4096" w:rsidP="00067549">
      <w:pPr>
        <w:pStyle w:val="ListParagraph"/>
        <w:numPr>
          <w:ilvl w:val="0"/>
          <w:numId w:val="12"/>
        </w:numPr>
      </w:pPr>
      <w:r>
        <w:t>Title Tag</w:t>
      </w:r>
      <w:r w:rsidR="00067549">
        <w:t xml:space="preserve"> &amp; </w:t>
      </w:r>
      <w:r>
        <w:t>URL</w:t>
      </w:r>
    </w:p>
    <w:p w14:paraId="7151627D" w14:textId="05EAA9E4" w:rsidR="00DF4096" w:rsidRDefault="00DF4096" w:rsidP="00DF4096">
      <w:pPr>
        <w:pStyle w:val="ListParagraph"/>
        <w:numPr>
          <w:ilvl w:val="0"/>
          <w:numId w:val="12"/>
        </w:numPr>
      </w:pPr>
      <w:r>
        <w:t>Description / Content</w:t>
      </w:r>
    </w:p>
    <w:p w14:paraId="222E4932" w14:textId="52A854CF" w:rsidR="00DF4096" w:rsidRDefault="00DF4096" w:rsidP="00DF4096">
      <w:pPr>
        <w:pStyle w:val="NoteQuestion"/>
      </w:pPr>
      <w:r>
        <w:t>Note:</w:t>
      </w:r>
      <w:r w:rsidR="00067549">
        <w:t>UMass Boston</w:t>
      </w:r>
    </w:p>
    <w:p w14:paraId="6376199A" w14:textId="72A7978F" w:rsidR="00067549" w:rsidRDefault="00067549" w:rsidP="00DF4096">
      <w:pPr>
        <w:pStyle w:val="NoteQuestion"/>
      </w:pPr>
      <w:r>
        <w:t>Please provide HTML for these designs.</w:t>
      </w:r>
    </w:p>
    <w:p w14:paraId="4EB802DC" w14:textId="77777777" w:rsidR="00067549" w:rsidRDefault="00067549" w:rsidP="00DF4096">
      <w:pPr>
        <w:pStyle w:val="NoteQuestion"/>
      </w:pPr>
    </w:p>
    <w:p w14:paraId="22D193CC" w14:textId="0C2D0571" w:rsidR="00EF5C07" w:rsidRPr="00EF5C07" w:rsidRDefault="00EF5C07" w:rsidP="001E2E1C">
      <w:pPr>
        <w:pStyle w:val="DeveloperNotes"/>
      </w:pPr>
      <w:r w:rsidRPr="00EF5C07">
        <w:t>Developer Note:</w:t>
      </w:r>
    </w:p>
    <w:p w14:paraId="36367F37" w14:textId="424184F6" w:rsidR="00EF5C07" w:rsidRPr="00EF5C07" w:rsidRDefault="00EF5C07" w:rsidP="001E2E1C">
      <w:pPr>
        <w:pStyle w:val="DeveloperNotes"/>
      </w:pPr>
      <w:r>
        <w:t xml:space="preserve">Modify title to remove </w:t>
      </w:r>
      <w:r w:rsidRPr="00EF5C07">
        <w:t>"</w:t>
      </w:r>
      <w:r w:rsidRPr="00F0336D">
        <w:rPr>
          <w:color w:val="355458"/>
        </w:rPr>
        <w:t xml:space="preserve"> </w:t>
      </w:r>
      <w:r w:rsidR="00F0336D" w:rsidRPr="00F0336D">
        <w:rPr>
          <w:color w:val="355458"/>
          <w:lang w:eastAsia="ko-KR"/>
        </w:rPr>
        <w:t>–</w:t>
      </w:r>
      <w:r w:rsidRPr="00F0336D">
        <w:rPr>
          <w:color w:val="355458"/>
          <w:lang w:eastAsia="ko-KR"/>
        </w:rPr>
        <w:t xml:space="preserve"> </w:t>
      </w:r>
      <w:r w:rsidR="00F0336D" w:rsidRPr="00F0336D">
        <w:rPr>
          <w:color w:val="355458"/>
          <w:lang w:eastAsia="ko-KR"/>
        </w:rPr>
        <w:t>UMass Boston</w:t>
      </w:r>
      <w:r w:rsidRPr="00EF5C07">
        <w:t>"</w:t>
      </w:r>
    </w:p>
    <w:p w14:paraId="0D7A5213" w14:textId="1289633E" w:rsidR="00EF5C07" w:rsidRDefault="00EF5C07" w:rsidP="001E2E1C">
      <w:pPr>
        <w:pStyle w:val="DeveloperNotes"/>
      </w:pPr>
      <w:r w:rsidRPr="00EF5C07">
        <w:t>${s.result.title?replace("</w:t>
      </w:r>
      <w:r w:rsidR="00F0336D" w:rsidRPr="00F0336D">
        <w:rPr>
          <w:color w:val="355458"/>
          <w:lang w:eastAsia="ko-KR"/>
        </w:rPr>
        <w:t>– UMass Boston</w:t>
      </w:r>
      <w:r w:rsidR="00F0336D" w:rsidRPr="00EF5C07">
        <w:t xml:space="preserve"> </w:t>
      </w:r>
      <w:r w:rsidRPr="00EF5C07">
        <w:t>","")}</w:t>
      </w:r>
    </w:p>
    <w:p w14:paraId="07C78B41" w14:textId="77777777" w:rsidR="0008640E" w:rsidRDefault="0008640E" w:rsidP="008356CC">
      <w:pPr>
        <w:pStyle w:val="Heading4"/>
      </w:pPr>
      <w:bookmarkStart w:id="115" w:name="_Toc523222439"/>
      <w:bookmarkStart w:id="116" w:name="_Toc524688170"/>
      <w:bookmarkStart w:id="117" w:name="_Toc30139305"/>
      <w:r>
        <w:t>Facets</w:t>
      </w:r>
      <w:bookmarkEnd w:id="115"/>
      <w:bookmarkEnd w:id="116"/>
      <w:bookmarkEnd w:id="117"/>
    </w:p>
    <w:p w14:paraId="0D360419" w14:textId="77777777" w:rsidR="0008640E" w:rsidRDefault="0008640E" w:rsidP="0008640E">
      <w:pPr>
        <w:rPr>
          <w:lang w:eastAsia="ko-KR"/>
        </w:rPr>
      </w:pPr>
      <w:r w:rsidRPr="00413872">
        <w:rPr>
          <w:lang w:eastAsia="ko-KR"/>
        </w:rPr>
        <w:t xml:space="preserve">The following facets will be used by </w:t>
      </w:r>
      <w:r>
        <w:rPr>
          <w:lang w:eastAsia="ko-KR"/>
        </w:rPr>
        <w:t>the general (website) collection, in the order stated below:</w:t>
      </w:r>
    </w:p>
    <w:p w14:paraId="3ACD9179" w14:textId="000BB14B" w:rsidR="006B2403" w:rsidRDefault="006B2403" w:rsidP="00C967B3">
      <w:pPr>
        <w:pStyle w:val="bullet"/>
      </w:pPr>
      <w:r>
        <w:t>Type: based on the collection, this will have the options of:</w:t>
      </w:r>
    </w:p>
    <w:p w14:paraId="5B9D3EFF" w14:textId="2185F657" w:rsidR="006B2403" w:rsidRDefault="006B2403" w:rsidP="00C967B3">
      <w:pPr>
        <w:pStyle w:val="bullet"/>
      </w:pPr>
      <w:r>
        <w:t>Website</w:t>
      </w:r>
    </w:p>
    <w:p w14:paraId="2B48244D" w14:textId="01AD2448" w:rsidR="006B2403" w:rsidRDefault="006B2403" w:rsidP="00C967B3">
      <w:pPr>
        <w:pStyle w:val="bullet"/>
      </w:pPr>
      <w:r>
        <w:t>Programs</w:t>
      </w:r>
    </w:p>
    <w:p w14:paraId="6A558318" w14:textId="11C646F3" w:rsidR="006B2403" w:rsidRDefault="006B2403" w:rsidP="00C967B3">
      <w:pPr>
        <w:pStyle w:val="bullet"/>
      </w:pPr>
      <w:r>
        <w:t>Directory</w:t>
      </w:r>
    </w:p>
    <w:p w14:paraId="7E9C87A1" w14:textId="04BFA668" w:rsidR="006B2403" w:rsidRDefault="006B2403" w:rsidP="00C967B3">
      <w:pPr>
        <w:pStyle w:val="bullet"/>
      </w:pPr>
      <w:r>
        <w:t>News</w:t>
      </w:r>
    </w:p>
    <w:p w14:paraId="204E4A61" w14:textId="03152A45" w:rsidR="00DF4096" w:rsidRDefault="00DF4096" w:rsidP="00C967B3">
      <w:pPr>
        <w:pStyle w:val="bullet"/>
      </w:pPr>
      <w:r>
        <w:t>Events</w:t>
      </w:r>
    </w:p>
    <w:p w14:paraId="1F087ABE" w14:textId="4E0C8E66" w:rsidR="0008640E" w:rsidDel="007F65C4" w:rsidRDefault="00497178" w:rsidP="00C967B3">
      <w:pPr>
        <w:pStyle w:val="bullet"/>
        <w:rPr>
          <w:del w:id="118" w:author="Michael Morley" w:date="2023-06-14T11:22:00Z"/>
        </w:rPr>
      </w:pPr>
      <w:commentRangeStart w:id="119"/>
      <w:commentRangeStart w:id="120"/>
      <w:del w:id="121" w:author="Michael Morley" w:date="2023-06-14T11:22:00Z">
        <w:r w:rsidDel="007F65C4">
          <w:lastRenderedPageBreak/>
          <w:delText xml:space="preserve">Colleges &amp; Schools: </w:delText>
        </w:r>
        <w:r w:rsidR="00633613" w:rsidDel="007F65C4">
          <w:delText xml:space="preserve">based on </w:delText>
        </w:r>
        <w:r w:rsidR="00E631C1" w:rsidDel="007F65C4">
          <w:delText>&lt;meta&gt; tags placed in the sections of the branch at Home &gt; Academics &gt; Colleges &amp; Schools</w:delText>
        </w:r>
        <w:commentRangeEnd w:id="119"/>
        <w:r w:rsidR="000B7885" w:rsidDel="007F65C4">
          <w:rPr>
            <w:rStyle w:val="CommentReference"/>
            <w:lang w:eastAsia="en-US"/>
          </w:rPr>
          <w:commentReference w:id="119"/>
        </w:r>
      </w:del>
      <w:commentRangeEnd w:id="120"/>
      <w:r w:rsidR="007F65C4">
        <w:rPr>
          <w:rStyle w:val="CommentReference"/>
          <w:lang w:eastAsia="en-US"/>
        </w:rPr>
        <w:commentReference w:id="120"/>
      </w:r>
    </w:p>
    <w:p w14:paraId="23598A31" w14:textId="7D55F69F" w:rsidR="0008640E" w:rsidRDefault="00497178" w:rsidP="0008640E">
      <w:r>
        <w:t>Similar to the following:</w:t>
      </w:r>
    </w:p>
    <w:p w14:paraId="3D1731FF" w14:textId="7EE140D0" w:rsidR="0008640E" w:rsidRDefault="00B0143B" w:rsidP="0008640E">
      <w:r>
        <w:rPr>
          <w:noProof/>
        </w:rPr>
        <w:drawing>
          <wp:inline distT="0" distB="0" distL="0" distR="0" wp14:anchorId="3FDB2416" wp14:editId="457399D4">
            <wp:extent cx="2886075" cy="2933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5481" w14:textId="77777777" w:rsidR="00DF4096" w:rsidRDefault="00DF4096">
      <w:pPr>
        <w:spacing w:before="0" w:after="0" w:line="240" w:lineRule="auto"/>
        <w:rPr>
          <w:rFonts w:ascii="Poppins SemiBold" w:hAnsi="Poppins SemiBold"/>
          <w:spacing w:val="-6"/>
          <w:kern w:val="28"/>
          <w:sz w:val="42"/>
          <w:szCs w:val="39"/>
          <w:lang w:eastAsia="ko-KR"/>
        </w:rPr>
      </w:pPr>
      <w:bookmarkStart w:id="122" w:name="_Programs"/>
      <w:bookmarkStart w:id="123" w:name="_Toc523222440"/>
      <w:bookmarkStart w:id="124" w:name="_Toc524688171"/>
      <w:bookmarkStart w:id="125" w:name="_Toc30139306"/>
      <w:bookmarkEnd w:id="122"/>
      <w:r>
        <w:br w:type="page"/>
      </w:r>
    </w:p>
    <w:p w14:paraId="3DE5E651" w14:textId="3D8ECE1F" w:rsidR="0008640E" w:rsidRDefault="0008640E" w:rsidP="008356CC">
      <w:pPr>
        <w:pStyle w:val="Heading3"/>
      </w:pPr>
      <w:bookmarkStart w:id="126" w:name="_Toc137622963"/>
      <w:r>
        <w:lastRenderedPageBreak/>
        <w:t>Programs</w:t>
      </w:r>
      <w:bookmarkEnd w:id="123"/>
      <w:bookmarkEnd w:id="124"/>
      <w:bookmarkEnd w:id="125"/>
      <w:bookmarkEnd w:id="126"/>
    </w:p>
    <w:p w14:paraId="41B00A3F" w14:textId="3D2CC7C4" w:rsidR="00DF4096" w:rsidRDefault="00DF4096" w:rsidP="008356CC">
      <w:pPr>
        <w:pStyle w:val="Heading4"/>
      </w:pPr>
      <w:r>
        <w:t>MetaData</w:t>
      </w:r>
    </w:p>
    <w:p w14:paraId="4A7ED33E" w14:textId="0D8AED90" w:rsidR="00DF4096" w:rsidRDefault="00DF4096" w:rsidP="00DF4096">
      <w:pPr>
        <w:rPr>
          <w:lang w:eastAsia="ko-KR"/>
        </w:rPr>
      </w:pPr>
      <w:commentRangeStart w:id="127"/>
      <w:commentRangeStart w:id="128"/>
      <w:r>
        <w:rPr>
          <w:lang w:eastAsia="ko-KR"/>
        </w:rPr>
        <w:t>Terminalfour will update the page layouts to output the following data</w:t>
      </w:r>
      <w:commentRangeEnd w:id="127"/>
      <w:r w:rsidR="000B7885">
        <w:rPr>
          <w:rStyle w:val="CommentReference"/>
        </w:rPr>
        <w:commentReference w:id="127"/>
      </w:r>
      <w:commentRangeEnd w:id="128"/>
      <w:r w:rsidR="00B0143B">
        <w:rPr>
          <w:rStyle w:val="CommentReference"/>
        </w:rPr>
        <w:commentReference w:id="128"/>
      </w:r>
    </w:p>
    <w:p w14:paraId="11BD6800" w14:textId="003D5033" w:rsidR="00DF4096" w:rsidRDefault="00DF4096" w:rsidP="00DF4096">
      <w:pPr>
        <w:rPr>
          <w:ins w:id="129" w:author="Michael Morley" w:date="2023-06-14T07:50:00Z"/>
          <w:lang w:eastAsia="ko-KR"/>
        </w:rPr>
      </w:pPr>
      <w:r>
        <w:rPr>
          <w:lang w:eastAsia="ko-KR"/>
        </w:rPr>
        <w:t>PageType: Programs</w:t>
      </w:r>
    </w:p>
    <w:p w14:paraId="0BC9E56D" w14:textId="11F887F3" w:rsidR="00B0143B" w:rsidRDefault="00B0143B" w:rsidP="00DF4096">
      <w:pPr>
        <w:rPr>
          <w:lang w:eastAsia="ko-KR"/>
        </w:rPr>
      </w:pPr>
      <w:ins w:id="130" w:author="Michael Morley" w:date="2023-06-14T07:50:00Z">
        <w:r>
          <w:rPr>
            <w:lang w:eastAsia="ko-KR"/>
          </w:rPr>
          <w:t>ProgramImage: &lt;t4 General Header Image /&gt;</w:t>
        </w:r>
      </w:ins>
    </w:p>
    <w:p w14:paraId="4171F7E1" w14:textId="70245511" w:rsidR="00DF4096" w:rsidRDefault="00DF4096" w:rsidP="00DF4096">
      <w:pPr>
        <w:rPr>
          <w:lang w:eastAsia="ko-KR"/>
        </w:rPr>
      </w:pPr>
      <w:r>
        <w:rPr>
          <w:lang w:eastAsia="ko-KR"/>
        </w:rPr>
        <w:t xml:space="preserve">ProgramName: </w:t>
      </w:r>
      <w:r w:rsidRPr="00DF4096">
        <w:rPr>
          <w:lang w:eastAsia="ko-KR"/>
        </w:rPr>
        <w:t>&lt;t4 type="content" name="Program Name" output="normal" modifiers="striptags,htmlentities" /&gt;</w:t>
      </w:r>
    </w:p>
    <w:p w14:paraId="05D45664" w14:textId="1701C0D3" w:rsidR="00DF4096" w:rsidRDefault="00DF4096" w:rsidP="00DF4096">
      <w:r>
        <w:rPr>
          <w:lang w:eastAsia="ko-KR"/>
        </w:rPr>
        <w:t xml:space="preserve">ProgramOverview: </w:t>
      </w:r>
      <w:r>
        <w:t>&lt;t4 type="content" name="Program Overview" output="normal" modifiers="striptags,htmlentities" /&gt;</w:t>
      </w:r>
    </w:p>
    <w:p w14:paraId="29604EB2" w14:textId="7F814D18" w:rsidR="00DF4096" w:rsidRDefault="00DF4096" w:rsidP="00DF4096">
      <w:pPr>
        <w:rPr>
          <w:lang w:eastAsia="ko-KR"/>
        </w:rPr>
      </w:pPr>
      <w:r>
        <w:rPr>
          <w:lang w:eastAsia="ko-KR"/>
        </w:rPr>
        <w:t>ProgramDegree:</w:t>
      </w:r>
      <w:r w:rsidRPr="00DF4096">
        <w:t xml:space="preserve"> </w:t>
      </w:r>
      <w:r w:rsidRPr="00DF4096">
        <w:rPr>
          <w:lang w:eastAsia="ko-KR"/>
        </w:rPr>
        <w:t>&lt;t4 type="content" name="Degree Type" output="normal" display_field="value" /&gt;</w:t>
      </w:r>
    </w:p>
    <w:p w14:paraId="6C201CBD" w14:textId="38855E18" w:rsidR="00DF4096" w:rsidRDefault="00DF4096" w:rsidP="00DF4096">
      <w:r>
        <w:rPr>
          <w:lang w:eastAsia="ko-KR"/>
        </w:rPr>
        <w:t xml:space="preserve">ProgramFormat: </w:t>
      </w:r>
      <w:r>
        <w:t>&lt;t4 type="content" name="Program Format" output="normal" display_field="value" /&gt;</w:t>
      </w:r>
    </w:p>
    <w:p w14:paraId="56BA9EEF" w14:textId="31506E5F" w:rsidR="00DF4096" w:rsidRPr="00DF4096" w:rsidRDefault="00DF4096" w:rsidP="00DF4096">
      <w:pPr>
        <w:rPr>
          <w:lang w:eastAsia="ko-KR"/>
        </w:rPr>
      </w:pPr>
      <w:r>
        <w:t>ProgramDepartment: &lt;t4 type="content" name="Department" output="normal" display_field="value" /&gt;</w:t>
      </w:r>
    </w:p>
    <w:p w14:paraId="696CD6E8" w14:textId="77777777" w:rsidR="0008640E" w:rsidRDefault="0008640E" w:rsidP="0008640E">
      <w:r>
        <w:t>Each program is an &lt;item&gt; within the XML.</w:t>
      </w:r>
    </w:p>
    <w:p w14:paraId="0F7D7AD8" w14:textId="77777777" w:rsidR="0008640E" w:rsidRDefault="0008640E" w:rsidP="0008640E">
      <w:r>
        <w:t xml:space="preserve">Some programs have multiple values for some elements (e.g. Campuses), and these are separated in the XML using a comma. </w:t>
      </w:r>
    </w:p>
    <w:p w14:paraId="5BDE6DE9" w14:textId="57918566" w:rsidR="0008640E" w:rsidRDefault="0008640E" w:rsidP="008356CC">
      <w:pPr>
        <w:pStyle w:val="Heading4"/>
      </w:pPr>
      <w:bookmarkStart w:id="131" w:name="_Results_Format"/>
      <w:bookmarkStart w:id="132" w:name="_Toc523222441"/>
      <w:bookmarkStart w:id="133" w:name="_Toc524688172"/>
      <w:bookmarkStart w:id="134" w:name="_Toc30139307"/>
      <w:bookmarkEnd w:id="131"/>
      <w:r>
        <w:lastRenderedPageBreak/>
        <w:t>Results Format</w:t>
      </w:r>
      <w:bookmarkEnd w:id="132"/>
      <w:bookmarkEnd w:id="133"/>
      <w:bookmarkEnd w:id="134"/>
    </w:p>
    <w:p w14:paraId="7F2B5B62" w14:textId="5B2FA3AA" w:rsidR="0008640E" w:rsidRDefault="00B0143B" w:rsidP="0008640E">
      <w:pPr>
        <w:rPr>
          <w:lang w:eastAsia="ko-KR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3623D8F" wp14:editId="4743A8AD">
                <wp:simplePos x="0" y="0"/>
                <wp:positionH relativeFrom="column">
                  <wp:posOffset>4976495</wp:posOffset>
                </wp:positionH>
                <wp:positionV relativeFrom="paragraph">
                  <wp:posOffset>3263900</wp:posOffset>
                </wp:positionV>
                <wp:extent cx="404813" cy="419100"/>
                <wp:effectExtent l="0" t="0" r="52705" b="57150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B57C41D" w14:textId="5C7A7CC7" w:rsidR="00B0143B" w:rsidRPr="00272A66" w:rsidRDefault="00B0143B" w:rsidP="00B0143B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63623D8F" id="Oval 48" o:spid="_x0000_s1040" style="position:absolute;margin-left:391.85pt;margin-top:257pt;width:31.9pt;height:33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LMfg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7B57C41D" w14:textId="5C7A7CC7" w:rsidR="00B0143B" w:rsidRPr="00272A66" w:rsidRDefault="00B0143B" w:rsidP="00B0143B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DDE0E13" wp14:editId="1B12D062">
                <wp:simplePos x="0" y="0"/>
                <wp:positionH relativeFrom="column">
                  <wp:posOffset>2516505</wp:posOffset>
                </wp:positionH>
                <wp:positionV relativeFrom="paragraph">
                  <wp:posOffset>3267710</wp:posOffset>
                </wp:positionV>
                <wp:extent cx="404813" cy="419100"/>
                <wp:effectExtent l="0" t="0" r="52705" b="57150"/>
                <wp:wrapNone/>
                <wp:docPr id="906" name="Oval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350D82" w14:textId="77777777" w:rsidR="00636BC1" w:rsidRPr="00272A66" w:rsidRDefault="00636BC1" w:rsidP="00636BC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4DDE0E13" id="Oval 906" o:spid="_x0000_s1041" style="position:absolute;margin-left:198.15pt;margin-top:257.3pt;width:31.9pt;height:33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hl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11350D82" w14:textId="77777777" w:rsidR="00636BC1" w:rsidRPr="00272A66" w:rsidRDefault="00636BC1" w:rsidP="00636BC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23610CCE" wp14:editId="28F54985">
                <wp:simplePos x="0" y="0"/>
                <wp:positionH relativeFrom="column">
                  <wp:posOffset>1169035</wp:posOffset>
                </wp:positionH>
                <wp:positionV relativeFrom="paragraph">
                  <wp:posOffset>3266440</wp:posOffset>
                </wp:positionV>
                <wp:extent cx="404813" cy="419100"/>
                <wp:effectExtent l="0" t="0" r="52705" b="57150"/>
                <wp:wrapNone/>
                <wp:docPr id="936" name="Oval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21C4FA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23610CCE" id="Oval 936" o:spid="_x0000_s1042" style="position:absolute;margin-left:92.05pt;margin-top:257.2pt;width:31.9pt;height:33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2421C4FA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53E93640" wp14:editId="2CA59CD1">
                <wp:simplePos x="0" y="0"/>
                <wp:positionH relativeFrom="column">
                  <wp:posOffset>1686560</wp:posOffset>
                </wp:positionH>
                <wp:positionV relativeFrom="paragraph">
                  <wp:posOffset>2613660</wp:posOffset>
                </wp:positionV>
                <wp:extent cx="404813" cy="419100"/>
                <wp:effectExtent l="0" t="0" r="52705" b="57150"/>
                <wp:wrapNone/>
                <wp:docPr id="935" name="Oval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621D25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53E93640" id="Oval 935" o:spid="_x0000_s1043" style="position:absolute;margin-left:132.8pt;margin-top:205.8pt;width:31.9pt;height:33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Fq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79621D25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1FB779E0" wp14:editId="4FAA9A96">
                <wp:simplePos x="0" y="0"/>
                <wp:positionH relativeFrom="column">
                  <wp:posOffset>1056005</wp:posOffset>
                </wp:positionH>
                <wp:positionV relativeFrom="paragraph">
                  <wp:posOffset>2272030</wp:posOffset>
                </wp:positionV>
                <wp:extent cx="404813" cy="419100"/>
                <wp:effectExtent l="0" t="0" r="52705" b="57150"/>
                <wp:wrapNone/>
                <wp:docPr id="934" name="Oval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B9727B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1FB779E0" id="Oval 934" o:spid="_x0000_s1044" style="position:absolute;margin-left:83.15pt;margin-top:178.9pt;width:31.9pt;height:33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11B9727B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7D7C9A96" wp14:editId="40B1F22E">
                <wp:simplePos x="0" y="0"/>
                <wp:positionH relativeFrom="column">
                  <wp:posOffset>1034415</wp:posOffset>
                </wp:positionH>
                <wp:positionV relativeFrom="paragraph">
                  <wp:posOffset>201295</wp:posOffset>
                </wp:positionV>
                <wp:extent cx="404495" cy="419100"/>
                <wp:effectExtent l="0" t="0" r="52705" b="57150"/>
                <wp:wrapNone/>
                <wp:docPr id="933" name="Oval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B0CA58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7D7C9A96" id="Oval 933" o:spid="_x0000_s1045" style="position:absolute;margin-left:81.45pt;margin-top:15.85pt;width:31.85pt;height:33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79B0CA58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32C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77860E01" wp14:editId="36EB6ECC">
                <wp:simplePos x="0" y="0"/>
                <wp:positionH relativeFrom="column">
                  <wp:posOffset>4620895</wp:posOffset>
                </wp:positionH>
                <wp:positionV relativeFrom="paragraph">
                  <wp:posOffset>1284605</wp:posOffset>
                </wp:positionV>
                <wp:extent cx="404813" cy="419100"/>
                <wp:effectExtent l="0" t="0" r="52705" b="57150"/>
                <wp:wrapNone/>
                <wp:docPr id="937" name="Oval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A2F704" w14:textId="63995201" w:rsidR="00D53643" w:rsidRPr="00272A66" w:rsidRDefault="00636BC1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77860E01" id="Oval 937" o:spid="_x0000_s1046" style="position:absolute;margin-left:363.85pt;margin-top:101.15pt;width:31.9pt;height:33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pofwIAAP0EAAAOAAAAZHJzL2Uyb0RvYy54bWysVNtu1DAQfUfiHyy/0yR7YbdRs1VpKUIq&#10;F6kgnh3bSSwc29jOZsvXM57sbgO8IXalyDOOZ845PpOr60OvyV76oKypaHGRUyINt0KZtqJfv9y/&#10;2lI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4AA2F704" w14:textId="63995201" w:rsidR="00D53643" w:rsidRPr="00272A66" w:rsidRDefault="00636BC1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332C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D557BAA" wp14:editId="730338B5">
                <wp:simplePos x="0" y="0"/>
                <wp:positionH relativeFrom="column">
                  <wp:posOffset>2400300</wp:posOffset>
                </wp:positionH>
                <wp:positionV relativeFrom="paragraph">
                  <wp:posOffset>1301115</wp:posOffset>
                </wp:positionV>
                <wp:extent cx="404813" cy="419100"/>
                <wp:effectExtent l="0" t="0" r="52705" b="57150"/>
                <wp:wrapNone/>
                <wp:docPr id="907" name="Oval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9D6A33B" w14:textId="166A0E63" w:rsidR="00636BC1" w:rsidRPr="00272A66" w:rsidRDefault="00636BC1" w:rsidP="00636BC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3D557BAA" id="Oval 907" o:spid="_x0000_s1047" style="position:absolute;margin-left:189pt;margin-top:102.45pt;width:31.9pt;height:33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2J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19D6A33B" w14:textId="166A0E63" w:rsidR="00636BC1" w:rsidRPr="00272A66" w:rsidRDefault="00636BC1" w:rsidP="00636BC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5F69CB" wp14:editId="06046D56">
            <wp:extent cx="6419850" cy="4029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B357" w14:textId="5259D43A" w:rsidR="0008640E" w:rsidRDefault="0008640E" w:rsidP="0008640E">
      <w:r w:rsidRPr="00F40953">
        <w:t>The following XML elements are used:</w:t>
      </w:r>
    </w:p>
    <w:p w14:paraId="44711876" w14:textId="36910F4B" w:rsidR="00B0143B" w:rsidRDefault="00B0143B" w:rsidP="0008640E">
      <w:pPr>
        <w:pStyle w:val="ListParagraph"/>
        <w:numPr>
          <w:ilvl w:val="0"/>
          <w:numId w:val="2"/>
        </w:numPr>
      </w:pPr>
      <w:r>
        <w:t>Header Image from Program Page.</w:t>
      </w:r>
    </w:p>
    <w:p w14:paraId="33EFE916" w14:textId="61C4D07B" w:rsidR="0008640E" w:rsidRDefault="00B0143B" w:rsidP="000A7506">
      <w:pPr>
        <w:pStyle w:val="ListParagraph"/>
        <w:numPr>
          <w:ilvl w:val="0"/>
          <w:numId w:val="2"/>
        </w:numPr>
      </w:pPr>
      <w:r>
        <w:t>P</w:t>
      </w:r>
      <w:r w:rsidR="00CA38F9">
        <w:t>rogram</w:t>
      </w:r>
      <w:r>
        <w:t xml:space="preserve"> </w:t>
      </w:r>
      <w:r w:rsidR="00CA38F9">
        <w:t>name</w:t>
      </w:r>
      <w:r>
        <w:t xml:space="preserve"> &amp; Link</w:t>
      </w:r>
    </w:p>
    <w:p w14:paraId="2632C582" w14:textId="6A2D87B9" w:rsidR="00B0143B" w:rsidRDefault="00B0143B" w:rsidP="000A7506">
      <w:pPr>
        <w:pStyle w:val="ListParagraph"/>
        <w:numPr>
          <w:ilvl w:val="0"/>
          <w:numId w:val="2"/>
        </w:numPr>
      </w:pPr>
      <w:r>
        <w:t>Program Overview</w:t>
      </w:r>
    </w:p>
    <w:p w14:paraId="1C2D887B" w14:textId="6C48EA0C" w:rsidR="00636BC1" w:rsidRDefault="00B0143B" w:rsidP="0008640E">
      <w:pPr>
        <w:pStyle w:val="ListParagraph"/>
        <w:numPr>
          <w:ilvl w:val="0"/>
          <w:numId w:val="2"/>
        </w:numPr>
      </w:pPr>
      <w:r>
        <w:t xml:space="preserve">Program </w:t>
      </w:r>
      <w:r w:rsidR="00F578EB">
        <w:t>Degree</w:t>
      </w:r>
    </w:p>
    <w:p w14:paraId="3A8D0950" w14:textId="77777777" w:rsidR="00B0143B" w:rsidRDefault="00F578EB" w:rsidP="00C4177A">
      <w:pPr>
        <w:pStyle w:val="ListParagraph"/>
        <w:numPr>
          <w:ilvl w:val="0"/>
          <w:numId w:val="2"/>
        </w:numPr>
      </w:pPr>
      <w:r>
        <w:t>Program Format</w:t>
      </w:r>
    </w:p>
    <w:p w14:paraId="4291FC83" w14:textId="064C3E16" w:rsidR="00B0143B" w:rsidRDefault="00B0143B" w:rsidP="00C4177A">
      <w:pPr>
        <w:pStyle w:val="ListParagraph"/>
        <w:numPr>
          <w:ilvl w:val="0"/>
          <w:numId w:val="2"/>
        </w:numPr>
      </w:pPr>
      <w:r>
        <w:t>Program Department</w:t>
      </w:r>
    </w:p>
    <w:p w14:paraId="24FD7627" w14:textId="3DCB7D48" w:rsidR="00044B12" w:rsidRDefault="00044B12" w:rsidP="00B0143B">
      <w:pPr>
        <w:ind w:left="360"/>
      </w:pPr>
      <w:r>
        <w:t>Styling will used the following HTML:</w:t>
      </w:r>
      <w:r w:rsidR="00B0143B">
        <w:t xml:space="preserve"> UMass Boston will provide the HTML</w:t>
      </w:r>
    </w:p>
    <w:p w14:paraId="223D3711" w14:textId="77777777" w:rsidR="00D95123" w:rsidRDefault="00D95123">
      <w:pPr>
        <w:spacing w:before="0" w:after="0" w:line="240" w:lineRule="auto"/>
        <w:rPr>
          <w:rFonts w:ascii="Poppins SemiBold" w:hAnsi="Poppins SemiBold"/>
          <w:spacing w:val="-6"/>
          <w:kern w:val="28"/>
          <w:sz w:val="42"/>
          <w:szCs w:val="39"/>
          <w:lang w:eastAsia="ko-KR"/>
        </w:rPr>
      </w:pPr>
      <w:r>
        <w:br w:type="page"/>
      </w:r>
    </w:p>
    <w:p w14:paraId="458F0F7E" w14:textId="768688DB" w:rsidR="0008640E" w:rsidRDefault="00055271" w:rsidP="008356CC">
      <w:pPr>
        <w:pStyle w:val="Heading3"/>
      </w:pPr>
      <w:bookmarkStart w:id="135" w:name="_Toc137622964"/>
      <w:r>
        <w:lastRenderedPageBreak/>
        <w:t>Directory</w:t>
      </w:r>
      <w:bookmarkEnd w:id="135"/>
    </w:p>
    <w:p w14:paraId="01ED1340" w14:textId="77777777" w:rsidR="00DF4096" w:rsidRDefault="00DF4096" w:rsidP="008356CC">
      <w:pPr>
        <w:pStyle w:val="Heading4"/>
      </w:pPr>
      <w:r>
        <w:t>MetaData</w:t>
      </w:r>
    </w:p>
    <w:p w14:paraId="7F082D74" w14:textId="77777777" w:rsidR="00DF4096" w:rsidRDefault="00DF4096" w:rsidP="00DF4096">
      <w:pPr>
        <w:rPr>
          <w:lang w:eastAsia="ko-KR"/>
        </w:rPr>
      </w:pPr>
      <w:r>
        <w:rPr>
          <w:lang w:eastAsia="ko-KR"/>
        </w:rPr>
        <w:t>Terminalfour will update the page layouts to output the following data</w:t>
      </w:r>
    </w:p>
    <w:p w14:paraId="3F50CFA9" w14:textId="6879B451" w:rsidR="00C92B56" w:rsidRDefault="00C92B56" w:rsidP="00DF4096">
      <w:pPr>
        <w:rPr>
          <w:lang w:eastAsia="ko-KR"/>
        </w:rPr>
      </w:pPr>
      <w:r>
        <w:rPr>
          <w:lang w:eastAsia="ko-KR"/>
        </w:rPr>
        <w:t>PageType: Directory</w:t>
      </w:r>
    </w:p>
    <w:p w14:paraId="1C521BBC" w14:textId="625E6CD1" w:rsidR="0008640E" w:rsidRDefault="00DF4096" w:rsidP="0008640E">
      <w:r>
        <w:t xml:space="preserve">DirectoryName: &lt;t4 type="content" name="First Name" output="normal" modifiers="striptags,htmlentities" /&gt; &lt;t4 type="content" name="Last Name" output="normal" modifiers="striptags,htmlentities" /&gt; </w:t>
      </w:r>
    </w:p>
    <w:p w14:paraId="6A20F547" w14:textId="372698BF" w:rsidR="00DF4096" w:rsidRDefault="00DF4096" w:rsidP="0008640E">
      <w:r>
        <w:t>DirectoryDepartment: &gt;&lt;t4 type="content" name="Department" output="normal" display_field="value" /&gt;</w:t>
      </w:r>
    </w:p>
    <w:p w14:paraId="473DF9CB" w14:textId="75310A3C" w:rsidR="007D3E68" w:rsidDel="00B0143B" w:rsidRDefault="007D3E68" w:rsidP="0008640E">
      <w:pPr>
        <w:rPr>
          <w:del w:id="136" w:author="Michael Morley" w:date="2023-06-14T07:47:00Z"/>
        </w:rPr>
      </w:pPr>
      <w:del w:id="137" w:author="Michael Morley" w:date="2023-06-14T07:47:00Z">
        <w:r w:rsidDel="00B0143B">
          <w:delText>DirectoryEmail &lt;t4 type=”Content” name=”Email” output=”normal” /&gt;</w:delText>
        </w:r>
      </w:del>
    </w:p>
    <w:p w14:paraId="34F90D58" w14:textId="63F16E20" w:rsidR="00DF4096" w:rsidDel="00B0143B" w:rsidRDefault="00DF4096" w:rsidP="0008640E">
      <w:pPr>
        <w:rPr>
          <w:del w:id="138" w:author="Michael Morley" w:date="2023-06-14T07:47:00Z"/>
        </w:rPr>
      </w:pPr>
      <w:del w:id="139" w:author="Michael Morley" w:date="2023-06-14T07:47:00Z">
        <w:r w:rsidDel="00B0143B">
          <w:delText>DirectoryTitle: &lt;t4 type="content" name="Title" output="normal" modifiers="striptags,htmlentities" /&gt;</w:delText>
        </w:r>
      </w:del>
    </w:p>
    <w:p w14:paraId="23F986E4" w14:textId="082FE767" w:rsidR="0008640E" w:rsidRDefault="0008640E" w:rsidP="008356CC">
      <w:pPr>
        <w:pStyle w:val="Heading4"/>
        <w:rPr>
          <w:ins w:id="140" w:author="Michael Morley" w:date="2023-06-14T07:47:00Z"/>
        </w:rPr>
      </w:pPr>
      <w:bookmarkStart w:id="141" w:name="_Toc523222444"/>
      <w:bookmarkStart w:id="142" w:name="_Toc524688175"/>
      <w:bookmarkStart w:id="143" w:name="_Toc30139310"/>
      <w:r>
        <w:t>Results Format</w:t>
      </w:r>
      <w:bookmarkEnd w:id="141"/>
      <w:bookmarkEnd w:id="142"/>
      <w:bookmarkEnd w:id="143"/>
    </w:p>
    <w:p w14:paraId="5223267C" w14:textId="7617DC3E" w:rsidR="00B0143B" w:rsidRPr="00FB1378" w:rsidRDefault="00B0143B">
      <w:pPr>
        <w:pPrChange w:id="144" w:author="Michael Morley" w:date="2023-06-14T07:47:00Z">
          <w:pPr>
            <w:pStyle w:val="Heading4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4DDA27" wp14:editId="58BE4F9D">
                <wp:simplePos x="0" y="0"/>
                <wp:positionH relativeFrom="column">
                  <wp:posOffset>1581785</wp:posOffset>
                </wp:positionH>
                <wp:positionV relativeFrom="paragraph">
                  <wp:posOffset>1073150</wp:posOffset>
                </wp:positionV>
                <wp:extent cx="404813" cy="419100"/>
                <wp:effectExtent l="0" t="0" r="52705" b="57150"/>
                <wp:wrapNone/>
                <wp:docPr id="939" name="Oval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2A70F0" w14:textId="77777777" w:rsidR="007073FB" w:rsidRPr="00272A66" w:rsidRDefault="007073FB" w:rsidP="007073FB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634DDA27" id="Oval 939" o:spid="_x0000_s1048" style="position:absolute;margin-left:124.55pt;margin-top:84.5pt;width:31.9pt;height:3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672A70F0" w14:textId="77777777" w:rsidR="007073FB" w:rsidRPr="00272A66" w:rsidRDefault="007073FB" w:rsidP="007073FB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2D5D30" wp14:editId="09790DC7">
                <wp:simplePos x="0" y="0"/>
                <wp:positionH relativeFrom="column">
                  <wp:posOffset>982980</wp:posOffset>
                </wp:positionH>
                <wp:positionV relativeFrom="paragraph">
                  <wp:posOffset>675640</wp:posOffset>
                </wp:positionV>
                <wp:extent cx="404495" cy="419100"/>
                <wp:effectExtent l="0" t="0" r="52705" b="57150"/>
                <wp:wrapNone/>
                <wp:docPr id="940" name="Oval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23B9601" w14:textId="77777777" w:rsidR="007073FB" w:rsidRPr="00272A66" w:rsidRDefault="007073FB" w:rsidP="007073FB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512D5D30" id="Oval 940" o:spid="_x0000_s1049" style="position:absolute;margin-left:77.4pt;margin-top:53.2pt;width:31.8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623B9601" w14:textId="77777777" w:rsidR="007073FB" w:rsidRPr="00272A66" w:rsidRDefault="007073FB" w:rsidP="007073FB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ins w:id="145" w:author="Michael Morley" w:date="2023-06-14T07:47:00Z">
        <w:r>
          <w:rPr>
            <w:noProof/>
            <w:lang w:eastAsia="ko-KR"/>
          </w:rPr>
          <w:drawing>
            <wp:inline distT="0" distB="0" distL="0" distR="0" wp14:anchorId="15285CEA" wp14:editId="211F4757">
              <wp:extent cx="6419850" cy="1666875"/>
              <wp:effectExtent l="0" t="0" r="0" b="9525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19850" cy="166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2F69701" w14:textId="4465C985" w:rsidR="007073FB" w:rsidRPr="00C676B4" w:rsidRDefault="007073FB" w:rsidP="007073FB">
      <w:pPr>
        <w:rPr>
          <w:lang w:eastAsia="ko-KR"/>
        </w:rPr>
      </w:pPr>
    </w:p>
    <w:p w14:paraId="19223AAA" w14:textId="77777777" w:rsidR="0008640E" w:rsidRDefault="0008640E" w:rsidP="0008640E">
      <w:r>
        <w:t>The following XML elements are used:</w:t>
      </w:r>
    </w:p>
    <w:p w14:paraId="69FCCDD1" w14:textId="77777777" w:rsidR="00DF4096" w:rsidRDefault="00DF4096" w:rsidP="00AE4AE7">
      <w:pPr>
        <w:pStyle w:val="ListParagraph"/>
        <w:numPr>
          <w:ilvl w:val="0"/>
          <w:numId w:val="3"/>
        </w:numPr>
      </w:pPr>
      <w:r>
        <w:t>DirectoryName</w:t>
      </w:r>
    </w:p>
    <w:p w14:paraId="6D0E0788" w14:textId="0629B4C5" w:rsidR="0008640E" w:rsidRDefault="007D3E68" w:rsidP="00AE4AE7">
      <w:pPr>
        <w:pStyle w:val="ListParagraph"/>
        <w:numPr>
          <w:ilvl w:val="0"/>
          <w:numId w:val="3"/>
        </w:numPr>
      </w:pPr>
      <w:r>
        <w:t xml:space="preserve">DirectoryTitle, </w:t>
      </w:r>
      <w:r w:rsidR="00DF4096">
        <w:t>DirectoryDepartment</w:t>
      </w:r>
    </w:p>
    <w:p w14:paraId="23F15468" w14:textId="2814D97B" w:rsidR="00044B12" w:rsidDel="00B0143B" w:rsidRDefault="00044B12" w:rsidP="00044B12">
      <w:pPr>
        <w:rPr>
          <w:del w:id="146" w:author="Michael Morley" w:date="2023-06-14T07:47:00Z"/>
        </w:rPr>
      </w:pPr>
      <w:r>
        <w:t>Styling will used the following HTML:</w:t>
      </w:r>
    </w:p>
    <w:p w14:paraId="1A4D5B39" w14:textId="0F144DFF" w:rsidR="007D3E68" w:rsidRDefault="00044B12">
      <w:pPr>
        <w:spacing w:before="0" w:after="0" w:line="240" w:lineRule="auto"/>
        <w:rPr>
          <w:rFonts w:ascii="Poppins SemiBold" w:hAnsi="Poppins SemiBold"/>
          <w:spacing w:val="-6"/>
          <w:kern w:val="28"/>
          <w:sz w:val="42"/>
          <w:szCs w:val="39"/>
          <w:lang w:eastAsia="ko-KR"/>
        </w:rPr>
      </w:pPr>
      <w:del w:id="147" w:author="Michael Morley" w:date="2023-06-14T07:47:00Z">
        <w:r w:rsidDel="00B0143B">
          <w:delText xml:space="preserve">Example: </w:delText>
        </w:r>
      </w:del>
      <w:ins w:id="148" w:author="Michael Morley" w:date="2023-06-14T07:47:00Z">
        <w:r w:rsidR="00B0143B">
          <w:fldChar w:fldCharType="begin"/>
        </w:r>
      </w:ins>
      <w:ins w:id="149" w:author="Michael Morley" w:date="2023-06-14T11:37:00Z">
        <w:r w:rsidR="008356CC">
          <w:instrText>HYPERLINK "C:\\Users\\michael.morley\\AppData\\Local\\Microsoft\\Windows\\INetCache\\Content.Outlook\\FIAZDP8W\\Umass"</w:instrText>
        </w:r>
      </w:ins>
      <w:ins w:id="150" w:author="Michael Morley" w:date="2023-06-14T07:47:00Z">
        <w:r w:rsidR="00B0143B">
          <w:fldChar w:fldCharType="separate"/>
        </w:r>
      </w:ins>
      <w:del w:id="151" w:author="Michael Morley" w:date="2023-06-14T07:47:00Z">
        <w:r w:rsidR="00B0143B" w:rsidRPr="00B0143B" w:rsidDel="00B0143B">
          <w:rPr>
            <w:rStyle w:val="Hyperlink"/>
          </w:rPr>
          <w:delText>http://umass.mstoner.com/tertiary-plain.html</w:delText>
        </w:r>
      </w:del>
      <w:ins w:id="152" w:author="Michael Morley" w:date="2023-06-14T07:47:00Z">
        <w:r w:rsidR="00B0143B" w:rsidRPr="004E1577">
          <w:rPr>
            <w:rStyle w:val="Hyperlink"/>
          </w:rPr>
          <w:t>Umass</w:t>
        </w:r>
        <w:r w:rsidR="00B0143B">
          <w:fldChar w:fldCharType="end"/>
        </w:r>
        <w:r w:rsidR="00B0143B">
          <w:t xml:space="preserve"> Bo</w:t>
        </w:r>
      </w:ins>
      <w:ins w:id="153" w:author="Michael Morley" w:date="2023-06-14T07:48:00Z">
        <w:r w:rsidR="00B0143B">
          <w:t>ston will provide HTML</w:t>
        </w:r>
      </w:ins>
      <w:bookmarkStart w:id="154" w:name="_News"/>
      <w:bookmarkStart w:id="155" w:name="_Toc523222446"/>
      <w:bookmarkStart w:id="156" w:name="_Toc524688177"/>
      <w:bookmarkStart w:id="157" w:name="_Toc30139312"/>
      <w:bookmarkEnd w:id="154"/>
      <w:r w:rsidR="007D3E68">
        <w:br w:type="page"/>
      </w:r>
    </w:p>
    <w:p w14:paraId="365683AB" w14:textId="46327F60" w:rsidR="0008640E" w:rsidRDefault="0008640E" w:rsidP="008356CC">
      <w:pPr>
        <w:pStyle w:val="Heading3"/>
      </w:pPr>
      <w:bookmarkStart w:id="158" w:name="_Toc137622965"/>
      <w:r>
        <w:lastRenderedPageBreak/>
        <w:t>News</w:t>
      </w:r>
      <w:bookmarkEnd w:id="155"/>
      <w:bookmarkEnd w:id="156"/>
      <w:bookmarkEnd w:id="157"/>
      <w:bookmarkEnd w:id="158"/>
    </w:p>
    <w:p w14:paraId="1B85D834" w14:textId="63305ECA" w:rsidR="00894245" w:rsidRDefault="007D3E68" w:rsidP="008356CC">
      <w:pPr>
        <w:pStyle w:val="Heading4"/>
      </w:pPr>
      <w:r>
        <w:t>MetaData</w:t>
      </w:r>
    </w:p>
    <w:p w14:paraId="20077C8A" w14:textId="200BF2A1" w:rsidR="00C92B56" w:rsidRDefault="00C92B56" w:rsidP="00C92B56">
      <w:pPr>
        <w:rPr>
          <w:lang w:eastAsia="ko-KR"/>
        </w:rPr>
      </w:pPr>
      <w:r>
        <w:rPr>
          <w:lang w:eastAsia="ko-KR"/>
        </w:rPr>
        <w:t>PageType: News</w:t>
      </w:r>
    </w:p>
    <w:p w14:paraId="14EC17BD" w14:textId="0B96E43F" w:rsidR="007D3E68" w:rsidRDefault="007D3E68" w:rsidP="007D3E68">
      <w:pPr>
        <w:rPr>
          <w:lang w:eastAsia="ko-KR"/>
        </w:rPr>
      </w:pPr>
      <w:r>
        <w:rPr>
          <w:lang w:eastAsia="ko-KR"/>
        </w:rPr>
        <w:t xml:space="preserve">NewsTitle: </w:t>
      </w:r>
      <w:r>
        <w:t>&lt;t4 type="content" name="Title" output="normal" modifiers="striptags,htmlentities" /&gt;</w:t>
      </w:r>
    </w:p>
    <w:p w14:paraId="421308A7" w14:textId="6DE6DC9F" w:rsidR="007D3E68" w:rsidRDefault="007D3E68" w:rsidP="007D3E68">
      <w:pPr>
        <w:rPr>
          <w:lang w:eastAsia="ko-KR"/>
        </w:rPr>
      </w:pPr>
      <w:r>
        <w:rPr>
          <w:lang w:eastAsia="ko-KR"/>
        </w:rPr>
        <w:t xml:space="preserve">NewsIntroduction: </w:t>
      </w:r>
      <w:r>
        <w:t>&gt;&lt;t4 type="content" name="Introduction" output="normal" modifiers="striptags,htmlentities" /&gt;</w:t>
      </w:r>
    </w:p>
    <w:p w14:paraId="4D31EF29" w14:textId="7FE40F5E" w:rsidR="007D3E68" w:rsidRDefault="007D3E68" w:rsidP="007D3E68">
      <w:pPr>
        <w:rPr>
          <w:lang w:eastAsia="ko-KR"/>
        </w:rPr>
      </w:pPr>
      <w:r>
        <w:rPr>
          <w:lang w:eastAsia="ko-KR"/>
        </w:rPr>
        <w:t>NewsAuthor: &lt;</w:t>
      </w:r>
      <w:r>
        <w:t>t4 type="content" name="Degree Type" output="normal" display_field="value" /&gt;</w:t>
      </w:r>
    </w:p>
    <w:p w14:paraId="760B3225" w14:textId="4D920411" w:rsidR="007D3E68" w:rsidRDefault="007D3E68" w:rsidP="007D3E68">
      <w:pPr>
        <w:rPr>
          <w:ins w:id="159" w:author="Michael Morley" w:date="2023-06-14T07:45:00Z"/>
        </w:rPr>
      </w:pPr>
      <w:r>
        <w:rPr>
          <w:lang w:eastAsia="ko-KR"/>
        </w:rPr>
        <w:t xml:space="preserve">NewsCategory: </w:t>
      </w:r>
      <w:r>
        <w:t>&lt;t4 type="content" name="News Category 1" output="normal" display_field="value" /&gt;</w:t>
      </w:r>
    </w:p>
    <w:p w14:paraId="6501C891" w14:textId="1103F72A" w:rsidR="00B0143B" w:rsidRDefault="00B0143B" w:rsidP="007D3E68">
      <w:pPr>
        <w:rPr>
          <w:lang w:eastAsia="ko-KR"/>
        </w:rPr>
      </w:pPr>
      <w:ins w:id="160" w:author="Michael Morley" w:date="2023-06-14T07:45:00Z">
        <w:r>
          <w:t>NewsDate: &lt;t4 type="content" name="Release Date" output="normal" /&gt;</w:t>
        </w:r>
      </w:ins>
    </w:p>
    <w:p w14:paraId="6F5D40BE" w14:textId="77777777" w:rsidR="0008640E" w:rsidRDefault="0008640E" w:rsidP="008356CC">
      <w:pPr>
        <w:pStyle w:val="Heading4"/>
      </w:pPr>
      <w:bookmarkStart w:id="161" w:name="_Toc523222447"/>
      <w:bookmarkStart w:id="162" w:name="_Toc524688178"/>
      <w:bookmarkStart w:id="163" w:name="_Toc30139313"/>
      <w:r>
        <w:t>Results Format</w:t>
      </w:r>
      <w:bookmarkEnd w:id="161"/>
      <w:bookmarkEnd w:id="162"/>
      <w:bookmarkEnd w:id="163"/>
    </w:p>
    <w:p w14:paraId="6789B76D" w14:textId="6C8DB90A" w:rsidR="0008640E" w:rsidRDefault="0008640E" w:rsidP="0008640E">
      <w:pPr>
        <w:rPr>
          <w:noProof/>
          <w:lang w:val="en-IE" w:eastAsia="en-IE"/>
        </w:rPr>
      </w:pPr>
      <w:r w:rsidRPr="00246AF5">
        <w:t>Results will be formatted similar to:</w:t>
      </w:r>
      <w:r w:rsidRPr="0069449E">
        <w:rPr>
          <w:noProof/>
          <w:lang w:val="en-IE" w:eastAsia="en-IE"/>
        </w:rPr>
        <w:t xml:space="preserve"> </w:t>
      </w:r>
    </w:p>
    <w:p w14:paraId="639C50BC" w14:textId="2D9ECF71" w:rsidR="00595B31" w:rsidRPr="00C676B4" w:rsidRDefault="00B0143B" w:rsidP="00595B31">
      <w:pPr>
        <w:rPr>
          <w:lang w:eastAsia="ko-KR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F6B318" wp14:editId="688F0D1F">
                <wp:simplePos x="0" y="0"/>
                <wp:positionH relativeFrom="margin">
                  <wp:posOffset>1409065</wp:posOffset>
                </wp:positionH>
                <wp:positionV relativeFrom="paragraph">
                  <wp:posOffset>1391285</wp:posOffset>
                </wp:positionV>
                <wp:extent cx="404813" cy="419100"/>
                <wp:effectExtent l="0" t="0" r="52705" b="57150"/>
                <wp:wrapNone/>
                <wp:docPr id="922" name="Oval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CF27BD" w14:textId="77777777" w:rsidR="00595B31" w:rsidRPr="00272A66" w:rsidRDefault="00595B31" w:rsidP="00595B3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2AF6B318" id="Oval 922" o:spid="_x0000_s1050" style="position:absolute;margin-left:110.95pt;margin-top:109.55pt;width:31.9pt;height:3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jIo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07CF27BD" w14:textId="77777777" w:rsidR="00595B31" w:rsidRPr="00272A66" w:rsidRDefault="00595B31" w:rsidP="00595B3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1587" wp14:editId="10C270D6">
                <wp:simplePos x="0" y="0"/>
                <wp:positionH relativeFrom="column">
                  <wp:posOffset>1506220</wp:posOffset>
                </wp:positionH>
                <wp:positionV relativeFrom="paragraph">
                  <wp:posOffset>976630</wp:posOffset>
                </wp:positionV>
                <wp:extent cx="404813" cy="419100"/>
                <wp:effectExtent l="0" t="0" r="52705" b="57150"/>
                <wp:wrapNone/>
                <wp:docPr id="923" name="Oval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1344152" w14:textId="77777777" w:rsidR="00595B31" w:rsidRPr="00272A66" w:rsidRDefault="00595B31" w:rsidP="00595B3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4BCD1587" id="Oval 923" o:spid="_x0000_s1051" style="position:absolute;margin-left:118.6pt;margin-top:76.9pt;width:31.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MfE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31344152" w14:textId="77777777" w:rsidR="00595B31" w:rsidRPr="00272A66" w:rsidRDefault="00595B31" w:rsidP="00595B3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53321F9" wp14:editId="44ED862A">
                <wp:simplePos x="0" y="0"/>
                <wp:positionH relativeFrom="column">
                  <wp:posOffset>1002030</wp:posOffset>
                </wp:positionH>
                <wp:positionV relativeFrom="paragraph">
                  <wp:posOffset>515620</wp:posOffset>
                </wp:positionV>
                <wp:extent cx="404495" cy="419100"/>
                <wp:effectExtent l="0" t="0" r="52705" b="57150"/>
                <wp:wrapNone/>
                <wp:docPr id="924" name="Oval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BAC174" w14:textId="77777777" w:rsidR="00595B31" w:rsidRPr="00272A66" w:rsidRDefault="00595B31" w:rsidP="00595B3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753321F9" id="Oval 924" o:spid="_x0000_s1052" style="position:absolute;margin-left:78.9pt;margin-top:40.6pt;width:31.85pt;height:3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3CBAC174" w14:textId="77777777" w:rsidR="00595B31" w:rsidRPr="00272A66" w:rsidRDefault="00595B31" w:rsidP="00595B3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23B8E81" wp14:editId="0C90350C">
            <wp:extent cx="6419850" cy="2114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BFE8" w14:textId="1FE765C2" w:rsidR="0008640E" w:rsidRDefault="007D3E68" w:rsidP="0008640E">
      <w:pPr>
        <w:pStyle w:val="ListParagraph"/>
        <w:numPr>
          <w:ilvl w:val="0"/>
          <w:numId w:val="4"/>
        </w:numPr>
      </w:pPr>
      <w:r>
        <w:t>News</w:t>
      </w:r>
      <w:ins w:id="164" w:author="Michael Morley" w:date="2023-06-14T07:45:00Z">
        <w:r w:rsidR="00B0143B">
          <w:t xml:space="preserve"> </w:t>
        </w:r>
      </w:ins>
      <w:r>
        <w:t>Title</w:t>
      </w:r>
    </w:p>
    <w:p w14:paraId="52860F93" w14:textId="7A5F07F4" w:rsidR="004C68D8" w:rsidRDefault="007D3E68" w:rsidP="0008640E">
      <w:pPr>
        <w:pStyle w:val="ListParagraph"/>
        <w:numPr>
          <w:ilvl w:val="0"/>
          <w:numId w:val="4"/>
        </w:numPr>
      </w:pPr>
      <w:r>
        <w:t>News</w:t>
      </w:r>
      <w:ins w:id="165" w:author="Michael Morley" w:date="2023-06-14T07:45:00Z">
        <w:r w:rsidR="00B0143B">
          <w:t xml:space="preserve"> </w:t>
        </w:r>
      </w:ins>
      <w:r>
        <w:t>Introduction</w:t>
      </w:r>
    </w:p>
    <w:p w14:paraId="2FF363A6" w14:textId="0A4297D4" w:rsidR="00B0143B" w:rsidRDefault="00B0143B" w:rsidP="0008640E">
      <w:pPr>
        <w:pStyle w:val="ListParagraph"/>
        <w:numPr>
          <w:ilvl w:val="0"/>
          <w:numId w:val="4"/>
        </w:numPr>
      </w:pPr>
      <w:r>
        <w:t>News Date</w:t>
      </w:r>
    </w:p>
    <w:p w14:paraId="32F52614" w14:textId="69833C8D" w:rsidR="00044B12" w:rsidDel="00B0143B" w:rsidRDefault="00044B12" w:rsidP="00044B12">
      <w:pPr>
        <w:rPr>
          <w:del w:id="166" w:author="Michael Morley" w:date="2023-06-14T07:46:00Z"/>
        </w:rPr>
      </w:pPr>
      <w:r>
        <w:t>Styling will used the following HTML:</w:t>
      </w:r>
    </w:p>
    <w:p w14:paraId="01C2A875" w14:textId="0AB04168" w:rsidR="00044B12" w:rsidRDefault="00B0143B" w:rsidP="00044B12">
      <w:ins w:id="167" w:author="Michael Morley" w:date="2023-06-14T07:46:00Z">
        <w:r>
          <w:t>UMass Boston to provide HTML</w:t>
        </w:r>
      </w:ins>
    </w:p>
    <w:p w14:paraId="23C54628" w14:textId="044B3A0A" w:rsidR="00044B12" w:rsidRDefault="00044B12" w:rsidP="00044B12"/>
    <w:p w14:paraId="062C2BEC" w14:textId="632DEF2B" w:rsidR="00D94451" w:rsidRDefault="00D94451">
      <w:pPr>
        <w:spacing w:before="0" w:after="0" w:line="240" w:lineRule="auto"/>
      </w:pPr>
      <w:r>
        <w:lastRenderedPageBreak/>
        <w:br w:type="page"/>
      </w:r>
    </w:p>
    <w:p w14:paraId="0B25749F" w14:textId="5CC43833" w:rsidR="00D94451" w:rsidRDefault="00D94451" w:rsidP="008356CC">
      <w:pPr>
        <w:pStyle w:val="Heading3"/>
      </w:pPr>
      <w:bookmarkStart w:id="168" w:name="_Toc137622966"/>
      <w:r>
        <w:lastRenderedPageBreak/>
        <w:t>Events</w:t>
      </w:r>
      <w:bookmarkEnd w:id="168"/>
    </w:p>
    <w:p w14:paraId="36F7B25B" w14:textId="77777777" w:rsidR="00D94451" w:rsidRDefault="00D94451" w:rsidP="008356CC">
      <w:pPr>
        <w:pStyle w:val="Heading4"/>
      </w:pPr>
      <w:r>
        <w:t>MetaData</w:t>
      </w:r>
    </w:p>
    <w:p w14:paraId="0567DBA4" w14:textId="293D14A4" w:rsidR="00C92B56" w:rsidRDefault="00C92B56" w:rsidP="00C92B56">
      <w:pPr>
        <w:rPr>
          <w:lang w:eastAsia="ko-KR"/>
        </w:rPr>
      </w:pPr>
      <w:r>
        <w:rPr>
          <w:lang w:eastAsia="ko-KR"/>
        </w:rPr>
        <w:t>PageType: Events</w:t>
      </w:r>
    </w:p>
    <w:p w14:paraId="5782288C" w14:textId="0BFF3C5D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EventTitle: </w:t>
      </w:r>
      <w:r>
        <w:t>&lt;t4 type="content" name="Title" output="normal" modifiers="striptags,htmlentities" /&gt;</w:t>
      </w:r>
    </w:p>
    <w:p w14:paraId="375A5462" w14:textId="0067D933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EventIntroduction: </w:t>
      </w:r>
      <w:r>
        <w:t>&gt;&lt;t4 type="content" name="Br</w:t>
      </w:r>
      <w:r w:rsidR="007E2268">
        <w:t>ie</w:t>
      </w:r>
      <w:r>
        <w:t>fDescription" output="normal" modifiers="striptags,htmlentities" /&gt;</w:t>
      </w:r>
    </w:p>
    <w:p w14:paraId="1F63FF0F" w14:textId="7140C8F8" w:rsidR="00D94451" w:rsidRDefault="00D94451" w:rsidP="00D94451">
      <w:r>
        <w:rPr>
          <w:lang w:eastAsia="ko-KR"/>
        </w:rPr>
        <w:t>EventDate: &lt;</w:t>
      </w:r>
      <w:r>
        <w:t>t4 type="content" name="Degree Type" output="normal" display_field="value" /&gt;</w:t>
      </w:r>
    </w:p>
    <w:p w14:paraId="42738C14" w14:textId="07A1B5CE" w:rsidR="00D94451" w:rsidRDefault="00D94451" w:rsidP="00D94451">
      <w:pPr>
        <w:rPr>
          <w:lang w:eastAsia="ko-KR"/>
        </w:rPr>
      </w:pPr>
      <w:r>
        <w:rPr>
          <w:lang w:eastAsia="ko-KR"/>
        </w:rPr>
        <w:t>EventTitle: &lt;</w:t>
      </w:r>
      <w:r>
        <w:t>t4 type="content" name="Degree Type" output="normal" display_field="value" /&gt;</w:t>
      </w:r>
    </w:p>
    <w:p w14:paraId="149F685E" w14:textId="3E6BFC72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EventLocation: </w:t>
      </w:r>
      <w:r>
        <w:t>&lt;t4 type="content" name="</w:t>
      </w:r>
      <w:r w:rsidR="007E2268">
        <w:t>Location</w:t>
      </w:r>
      <w:r>
        <w:t>" output="normal" modifiers="striptags,htmlentities" /&gt;</w:t>
      </w:r>
    </w:p>
    <w:p w14:paraId="5A3C928D" w14:textId="39A3CE24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EventCategory: </w:t>
      </w:r>
      <w:r>
        <w:t>&lt;t4 type="content" name="News Category 1" output="normal" display_field="value" /&gt;</w:t>
      </w:r>
    </w:p>
    <w:p w14:paraId="60CF1C96" w14:textId="77777777" w:rsidR="00D94451" w:rsidRDefault="00D94451" w:rsidP="008356CC">
      <w:pPr>
        <w:pStyle w:val="Heading4"/>
      </w:pPr>
      <w:commentRangeStart w:id="169"/>
      <w:commentRangeStart w:id="170"/>
      <w:r>
        <w:t>Results Format</w:t>
      </w:r>
      <w:commentRangeEnd w:id="169"/>
      <w:r w:rsidR="000B7885">
        <w:rPr>
          <w:rStyle w:val="CommentReference"/>
          <w:rFonts w:ascii="Lato" w:hAnsi="Lato"/>
          <w:spacing w:val="0"/>
          <w:kern w:val="0"/>
          <w:lang w:eastAsia="en-US"/>
        </w:rPr>
        <w:commentReference w:id="169"/>
      </w:r>
      <w:commentRangeEnd w:id="170"/>
      <w:r w:rsidR="00B0143B">
        <w:rPr>
          <w:rStyle w:val="CommentReference"/>
          <w:rFonts w:ascii="Lato" w:hAnsi="Lato"/>
          <w:spacing w:val="0"/>
          <w:kern w:val="0"/>
          <w:lang w:eastAsia="en-US"/>
        </w:rPr>
        <w:commentReference w:id="170"/>
      </w:r>
    </w:p>
    <w:p w14:paraId="04889FE1" w14:textId="77777777" w:rsidR="00D94451" w:rsidRDefault="00D94451" w:rsidP="00D94451">
      <w:pPr>
        <w:rPr>
          <w:noProof/>
          <w:lang w:val="en-IE" w:eastAsia="en-IE"/>
        </w:rPr>
      </w:pPr>
      <w:r w:rsidRPr="00246AF5">
        <w:t>Results will be formatted similar to:</w:t>
      </w:r>
      <w:r w:rsidRPr="0069449E">
        <w:rPr>
          <w:noProof/>
          <w:lang w:val="en-IE" w:eastAsia="en-IE"/>
        </w:rPr>
        <w:t xml:space="preserve"> </w:t>
      </w:r>
    </w:p>
    <w:p w14:paraId="086A381C" w14:textId="5DE5015B" w:rsidR="00D94451" w:rsidRPr="00C676B4" w:rsidRDefault="001E2E1C" w:rsidP="00D94451">
      <w:pPr>
        <w:rPr>
          <w:lang w:eastAsia="ko-KR"/>
        </w:rPr>
      </w:pPr>
      <w:ins w:id="171" w:author="Michael Morley" w:date="2023-06-14T07:42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880448" behindDoc="0" locked="0" layoutInCell="1" allowOverlap="1" wp14:anchorId="226BF02E" wp14:editId="34138848">
                  <wp:simplePos x="0" y="0"/>
                  <wp:positionH relativeFrom="margin">
                    <wp:posOffset>1933575</wp:posOffset>
                  </wp:positionH>
                  <wp:positionV relativeFrom="paragraph">
                    <wp:posOffset>1706880</wp:posOffset>
                  </wp:positionV>
                  <wp:extent cx="404813" cy="419100"/>
                  <wp:effectExtent l="0" t="0" r="52705" b="57150"/>
                  <wp:wrapNone/>
                  <wp:docPr id="43" name="Oval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4813" cy="4191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rgbClr val="B32573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FF5DD0" w14:textId="5785227C" w:rsidR="001E2E1C" w:rsidRPr="00272A66" w:rsidRDefault="001E2E1C" w:rsidP="001E2E1C">
                              <w:pPr>
                                <w:pStyle w:val="Normalnospace"/>
                                <w:ind w:left="-142" w:right="-119"/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</w:pPr>
                              <w:r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oval w14:anchorId="226BF02E" id="Oval 43" o:spid="_x0000_s1053" style="position:absolute;margin-left:152.25pt;margin-top:134.4pt;width:31.9pt;height:33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dgA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" fillcolor="white [3212]" strokecolor="#b32573" strokeweight="1.5pt">
                  <v:shadow on="t" opacity=".5" offset="3pt,3pt"/>
                  <v:textbox>
                    <w:txbxContent>
                      <w:p w14:paraId="21FF5DD0" w14:textId="5785227C" w:rsidR="001E2E1C" w:rsidRPr="00272A66" w:rsidRDefault="001E2E1C" w:rsidP="001E2E1C">
                        <w:pPr>
                          <w:pStyle w:val="Normalnospace"/>
                          <w:ind w:left="-142" w:right="-119"/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</w:pPr>
                        <w:r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  <w:t>5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878400" behindDoc="0" locked="0" layoutInCell="1" allowOverlap="1" wp14:anchorId="75BDB63A" wp14:editId="2628A6BA">
                  <wp:simplePos x="0" y="0"/>
                  <wp:positionH relativeFrom="margin">
                    <wp:posOffset>1385570</wp:posOffset>
                  </wp:positionH>
                  <wp:positionV relativeFrom="paragraph">
                    <wp:posOffset>1506855</wp:posOffset>
                  </wp:positionV>
                  <wp:extent cx="404813" cy="419100"/>
                  <wp:effectExtent l="0" t="0" r="52705" b="57150"/>
                  <wp:wrapNone/>
                  <wp:docPr id="39" name="Oval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4813" cy="4191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rgbClr val="B32573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CA9B26A" w14:textId="29276019" w:rsidR="001E2E1C" w:rsidRPr="00272A66" w:rsidRDefault="001E2E1C" w:rsidP="001E2E1C">
                              <w:pPr>
                                <w:pStyle w:val="Normalnospace"/>
                                <w:ind w:left="-142" w:right="-119"/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</w:pPr>
                              <w:r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oval w14:anchorId="75BDB63A" id="Oval 39" o:spid="_x0000_s1054" style="position:absolute;margin-left:109.1pt;margin-top:118.65pt;width:31.9pt;height:33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" fillcolor="white [3212]" strokecolor="#b32573" strokeweight="1.5pt">
                  <v:shadow on="t" opacity=".5" offset="3pt,3pt"/>
                  <v:textbox>
                    <w:txbxContent>
                      <w:p w14:paraId="2CA9B26A" w14:textId="29276019" w:rsidR="001E2E1C" w:rsidRPr="00272A66" w:rsidRDefault="001E2E1C" w:rsidP="001E2E1C">
                        <w:pPr>
                          <w:pStyle w:val="Normalnospace"/>
                          <w:ind w:left="-142" w:right="-119"/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</w:pPr>
                        <w:r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  <w:t>4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450A036" wp14:editId="0BC71D70">
                <wp:simplePos x="0" y="0"/>
                <wp:positionH relativeFrom="column">
                  <wp:posOffset>1801495</wp:posOffset>
                </wp:positionH>
                <wp:positionV relativeFrom="paragraph">
                  <wp:posOffset>1089660</wp:posOffset>
                </wp:positionV>
                <wp:extent cx="404813" cy="419100"/>
                <wp:effectExtent l="0" t="0" r="52705" b="57150"/>
                <wp:wrapNone/>
                <wp:docPr id="24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64D645" w14:textId="77777777" w:rsidR="00D94451" w:rsidRPr="00272A66" w:rsidRDefault="00D94451" w:rsidP="00D9445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1450A036" id="Oval 24" o:spid="_x0000_s1055" style="position:absolute;margin-left:141.85pt;margin-top:85.8pt;width:31.9pt;height:3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5564D645" w14:textId="77777777" w:rsidR="00D94451" w:rsidRPr="00272A66" w:rsidRDefault="00D94451" w:rsidP="00D9445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CEE172E" wp14:editId="5F5B2363">
                <wp:simplePos x="0" y="0"/>
                <wp:positionH relativeFrom="margin">
                  <wp:posOffset>986155</wp:posOffset>
                </wp:positionH>
                <wp:positionV relativeFrom="paragraph">
                  <wp:posOffset>1377950</wp:posOffset>
                </wp:positionV>
                <wp:extent cx="404813" cy="419100"/>
                <wp:effectExtent l="0" t="0" r="52705" b="57150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AF127C" w14:textId="77777777" w:rsidR="00D94451" w:rsidRPr="00272A66" w:rsidRDefault="00D94451" w:rsidP="00D9445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2CEE172E" id="Oval 23" o:spid="_x0000_s1056" style="position:absolute;margin-left:77.65pt;margin-top:108.5pt;width:31.9pt;height:33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16AF127C" w14:textId="77777777" w:rsidR="00D94451" w:rsidRPr="00272A66" w:rsidRDefault="00D94451" w:rsidP="00D9445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3BFD3B" wp14:editId="78ED8B43">
                <wp:simplePos x="0" y="0"/>
                <wp:positionH relativeFrom="column">
                  <wp:posOffset>1392555</wp:posOffset>
                </wp:positionH>
                <wp:positionV relativeFrom="paragraph">
                  <wp:posOffset>668020</wp:posOffset>
                </wp:positionV>
                <wp:extent cx="404495" cy="419100"/>
                <wp:effectExtent l="0" t="0" r="52705" b="57150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7CE9E3" w14:textId="77777777" w:rsidR="00D94451" w:rsidRPr="00272A66" w:rsidRDefault="00D94451" w:rsidP="00D9445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623BFD3B" id="Oval 25" o:spid="_x0000_s1057" style="position:absolute;margin-left:109.65pt;margin-top:52.6pt;width:31.85pt;height:33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187CE9E3" w14:textId="77777777" w:rsidR="00D94451" w:rsidRPr="00272A66" w:rsidRDefault="00D94451" w:rsidP="00D9445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ins w:id="172" w:author="Michael Morley" w:date="2023-06-14T07:41:00Z">
        <w:r>
          <w:rPr>
            <w:rStyle w:val="Hyperlink"/>
            <w:noProof/>
          </w:rPr>
          <w:drawing>
            <wp:inline distT="0" distB="0" distL="0" distR="0" wp14:anchorId="478EBC70" wp14:editId="49DFED1A">
              <wp:extent cx="6419850" cy="2286000"/>
              <wp:effectExtent l="0" t="0" r="0" b="0"/>
              <wp:docPr id="35" name="Picture 35" descr="A picture containing text, screenshot, fon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Picture 35" descr="A picture containing text, screenshot, fon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19850" cy="228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743ECE3" w14:textId="04E8FEDF" w:rsidR="00D94451" w:rsidRDefault="00D94451" w:rsidP="00D94451">
      <w:pPr>
        <w:pStyle w:val="ListParagraph"/>
        <w:numPr>
          <w:ilvl w:val="0"/>
          <w:numId w:val="13"/>
        </w:numPr>
      </w:pPr>
      <w:r>
        <w:rPr>
          <w:lang w:eastAsia="ko-KR"/>
        </w:rPr>
        <w:t>Event</w:t>
      </w:r>
      <w:ins w:id="173" w:author="Michael Morley" w:date="2023-06-14T07:42:00Z">
        <w:r w:rsidR="001E2E1C">
          <w:rPr>
            <w:lang w:eastAsia="ko-KR"/>
          </w:rPr>
          <w:t xml:space="preserve"> </w:t>
        </w:r>
      </w:ins>
      <w:r>
        <w:rPr>
          <w:lang w:eastAsia="ko-KR"/>
        </w:rPr>
        <w:t>Title</w:t>
      </w:r>
      <w:r>
        <w:t xml:space="preserve"> </w:t>
      </w:r>
    </w:p>
    <w:p w14:paraId="13033C95" w14:textId="3C85920D" w:rsidR="001E2E1C" w:rsidRDefault="001E2E1C" w:rsidP="001E2E1C">
      <w:pPr>
        <w:pStyle w:val="ListParagraph"/>
        <w:numPr>
          <w:ilvl w:val="0"/>
          <w:numId w:val="13"/>
        </w:numPr>
        <w:rPr>
          <w:moveTo w:id="174" w:author="Michael Morley" w:date="2023-06-14T07:42:00Z"/>
        </w:rPr>
      </w:pPr>
      <w:moveToRangeStart w:id="175" w:author="Michael Morley" w:date="2023-06-14T07:42:00Z" w:name="move137620939"/>
      <w:moveTo w:id="176" w:author="Michael Morley" w:date="2023-06-14T07:42:00Z">
        <w:r>
          <w:rPr>
            <w:lang w:eastAsia="ko-KR"/>
          </w:rPr>
          <w:t>Event</w:t>
        </w:r>
      </w:moveTo>
      <w:ins w:id="177" w:author="Michael Morley" w:date="2023-06-14T07:42:00Z">
        <w:r>
          <w:rPr>
            <w:lang w:eastAsia="ko-KR"/>
          </w:rPr>
          <w:t xml:space="preserve"> </w:t>
        </w:r>
      </w:ins>
      <w:moveTo w:id="178" w:author="Michael Morley" w:date="2023-06-14T07:42:00Z">
        <w:r>
          <w:rPr>
            <w:lang w:eastAsia="ko-KR"/>
          </w:rPr>
          <w:t>Introduction</w:t>
        </w:r>
      </w:moveTo>
    </w:p>
    <w:moveToRangeEnd w:id="175"/>
    <w:p w14:paraId="5DEF5387" w14:textId="10C0B235" w:rsidR="00D94451" w:rsidRDefault="00D94451" w:rsidP="00D94451">
      <w:pPr>
        <w:pStyle w:val="ListParagraph"/>
        <w:numPr>
          <w:ilvl w:val="0"/>
          <w:numId w:val="13"/>
        </w:numPr>
      </w:pPr>
      <w:r>
        <w:rPr>
          <w:lang w:eastAsia="ko-KR"/>
        </w:rPr>
        <w:t>Event</w:t>
      </w:r>
      <w:ins w:id="179" w:author="Michael Morley" w:date="2023-06-14T07:42:00Z">
        <w:r w:rsidR="001E2E1C">
          <w:rPr>
            <w:lang w:eastAsia="ko-KR"/>
          </w:rPr>
          <w:t xml:space="preserve"> </w:t>
        </w:r>
      </w:ins>
      <w:r>
        <w:rPr>
          <w:lang w:eastAsia="ko-KR"/>
        </w:rPr>
        <w:t>Date</w:t>
      </w:r>
    </w:p>
    <w:p w14:paraId="328B666C" w14:textId="1CC90EAF" w:rsidR="00D94451" w:rsidRDefault="00D94451" w:rsidP="00D94451">
      <w:pPr>
        <w:pStyle w:val="ListParagraph"/>
        <w:numPr>
          <w:ilvl w:val="0"/>
          <w:numId w:val="13"/>
        </w:numPr>
      </w:pPr>
      <w:r>
        <w:lastRenderedPageBreak/>
        <w:t xml:space="preserve"> Event</w:t>
      </w:r>
      <w:ins w:id="180" w:author="Michael Morley" w:date="2023-06-14T07:42:00Z">
        <w:r w:rsidR="001E2E1C">
          <w:t xml:space="preserve"> </w:t>
        </w:r>
      </w:ins>
      <w:r>
        <w:t>Time</w:t>
      </w:r>
    </w:p>
    <w:p w14:paraId="33E40C3B" w14:textId="3EA03D7D" w:rsidR="00D94451" w:rsidDel="001E2E1C" w:rsidRDefault="00D94451" w:rsidP="00D94451">
      <w:pPr>
        <w:pStyle w:val="ListParagraph"/>
        <w:numPr>
          <w:ilvl w:val="0"/>
          <w:numId w:val="13"/>
        </w:numPr>
        <w:rPr>
          <w:moveFrom w:id="181" w:author="Michael Morley" w:date="2023-06-14T07:42:00Z"/>
        </w:rPr>
      </w:pPr>
      <w:moveFromRangeStart w:id="182" w:author="Michael Morley" w:date="2023-06-14T07:42:00Z" w:name="move137620939"/>
      <w:moveFrom w:id="183" w:author="Michael Morley" w:date="2023-06-14T07:42:00Z">
        <w:r w:rsidDel="001E2E1C">
          <w:rPr>
            <w:lang w:eastAsia="ko-KR"/>
          </w:rPr>
          <w:t>EventIntroduction</w:t>
        </w:r>
      </w:moveFrom>
    </w:p>
    <w:moveFromRangeEnd w:id="182"/>
    <w:p w14:paraId="7EE048DF" w14:textId="5AE38CFC" w:rsidR="00D94451" w:rsidRDefault="00D94451" w:rsidP="00D94451">
      <w:pPr>
        <w:pStyle w:val="ListParagraph"/>
        <w:numPr>
          <w:ilvl w:val="0"/>
          <w:numId w:val="13"/>
        </w:numPr>
      </w:pPr>
      <w:del w:id="184" w:author="Michael Morley" w:date="2023-06-14T07:42:00Z">
        <w:r w:rsidDel="001E2E1C">
          <w:rPr>
            <w:lang w:eastAsia="ko-KR"/>
          </w:rPr>
          <w:delText>EventCategory</w:delText>
        </w:r>
      </w:del>
      <w:ins w:id="185" w:author="Michael Morley" w:date="2023-06-14T07:42:00Z">
        <w:r w:rsidR="001E2E1C">
          <w:rPr>
            <w:lang w:eastAsia="ko-KR"/>
          </w:rPr>
          <w:t>Event Location</w:t>
        </w:r>
      </w:ins>
    </w:p>
    <w:p w14:paraId="2E51731E" w14:textId="77777777" w:rsidR="00044B12" w:rsidRDefault="00044B12" w:rsidP="00044B12"/>
    <w:p w14:paraId="05B9FFD2" w14:textId="77777777" w:rsidR="00044B12" w:rsidRDefault="00044B12" w:rsidP="00044B12">
      <w:r>
        <w:t>Styling will used the following HTML:</w:t>
      </w:r>
    </w:p>
    <w:p w14:paraId="4B97DE6D" w14:textId="226ACC2E" w:rsidR="00044B12" w:rsidRDefault="001E2E1C" w:rsidP="00044B12">
      <w:ins w:id="186" w:author="Michael Morley" w:date="2023-06-14T07:40:00Z">
        <w:r>
          <w:rPr>
            <w:rStyle w:val="Hyperlink"/>
          </w:rPr>
          <w:t xml:space="preserve"> UMass </w:t>
        </w:r>
      </w:ins>
      <w:ins w:id="187" w:author="Michael Morley" w:date="2023-06-14T07:41:00Z">
        <w:r>
          <w:rPr>
            <w:rStyle w:val="Hyperlink"/>
          </w:rPr>
          <w:t>B</w:t>
        </w:r>
      </w:ins>
      <w:ins w:id="188" w:author="Michael Morley" w:date="2023-06-14T07:40:00Z">
        <w:r>
          <w:rPr>
            <w:rStyle w:val="Hyperlink"/>
          </w:rPr>
          <w:t>oston to provide</w:t>
        </w:r>
      </w:ins>
      <w:ins w:id="189" w:author="Michael Morley" w:date="2023-06-14T07:41:00Z">
        <w:r>
          <w:rPr>
            <w:rStyle w:val="Hyperlink"/>
          </w:rPr>
          <w:t xml:space="preserve"> HTML </w:t>
        </w:r>
      </w:ins>
    </w:p>
    <w:p w14:paraId="1C3CCBD9" w14:textId="2165A597" w:rsidR="00044B12" w:rsidRDefault="00044B12" w:rsidP="00044B12"/>
    <w:p w14:paraId="743D3995" w14:textId="5A70A406" w:rsidR="00D94451" w:rsidRDefault="00D94451" w:rsidP="00044B12">
      <w:r>
        <w:br w:type="page"/>
      </w:r>
    </w:p>
    <w:p w14:paraId="26F7B975" w14:textId="33ACBFEC" w:rsidR="0008640E" w:rsidRPr="000B573E" w:rsidRDefault="006B51D6" w:rsidP="001E2E1C">
      <w:pPr>
        <w:pStyle w:val="Heading2"/>
      </w:pPr>
      <w:bookmarkStart w:id="190" w:name="_SharePoint"/>
      <w:bookmarkStart w:id="191" w:name="_Social_Media"/>
      <w:bookmarkStart w:id="192" w:name="_Promoted_Results"/>
      <w:bookmarkStart w:id="193" w:name="_Toc524688186"/>
      <w:bookmarkStart w:id="194" w:name="_Toc30139321"/>
      <w:bookmarkStart w:id="195" w:name="_Toc137622967"/>
      <w:bookmarkEnd w:id="76"/>
      <w:bookmarkEnd w:id="77"/>
      <w:bookmarkEnd w:id="78"/>
      <w:bookmarkEnd w:id="190"/>
      <w:bookmarkEnd w:id="191"/>
      <w:bookmarkEnd w:id="192"/>
      <w:r>
        <w:lastRenderedPageBreak/>
        <w:t>Promoted Results</w:t>
      </w:r>
      <w:bookmarkEnd w:id="193"/>
      <w:bookmarkEnd w:id="194"/>
      <w:bookmarkEnd w:id="195"/>
    </w:p>
    <w:p w14:paraId="08929792" w14:textId="4BEE5F0C" w:rsidR="0008640E" w:rsidRDefault="0008640E" w:rsidP="0008640E">
      <w:r>
        <w:t>Terminalfour will implement one sample “</w:t>
      </w:r>
      <w:r w:rsidR="006B51D6">
        <w:t>Promoted Results External</w:t>
      </w:r>
      <w:r>
        <w:t>” and one sample “</w:t>
      </w:r>
      <w:r w:rsidR="006B51D6">
        <w:t>Promoted Results Internal</w:t>
      </w:r>
      <w:r>
        <w:t>” to demonstrate the functionality and test the layouts.</w:t>
      </w:r>
    </w:p>
    <w:p w14:paraId="7ACD7C40" w14:textId="61D0A94E" w:rsidR="0008640E" w:rsidRDefault="006B51D6" w:rsidP="008356CC">
      <w:pPr>
        <w:pStyle w:val="Heading3"/>
      </w:pPr>
      <w:bookmarkStart w:id="196" w:name="_Toc137622968"/>
      <w:bookmarkStart w:id="197" w:name="_Toc524688187"/>
      <w:bookmarkStart w:id="198" w:name="_Toc30139322"/>
      <w:r>
        <w:t>Promoted Results External</w:t>
      </w:r>
      <w:bookmarkEnd w:id="196"/>
      <w:r>
        <w:t xml:space="preserve"> </w:t>
      </w:r>
      <w:bookmarkEnd w:id="197"/>
      <w:bookmarkEnd w:id="198"/>
    </w:p>
    <w:p w14:paraId="75B7DAE6" w14:textId="77777777" w:rsidR="006B51D6" w:rsidRPr="006B51D6" w:rsidRDefault="006B51D6" w:rsidP="006B51D6">
      <w:r w:rsidRPr="006B51D6">
        <w:t>External Promotions let you open up more possibilities to engage with your audience. Some other use cases include:</w:t>
      </w:r>
    </w:p>
    <w:p w14:paraId="2955AB8F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Curating a path for users who land in your search thinking your site holds their answers</w:t>
      </w:r>
    </w:p>
    <w:p w14:paraId="56A3461E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Highlighting events, special courses, or conferences from partners</w:t>
      </w:r>
    </w:p>
    <w:p w14:paraId="50C5DD71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Promoting internal links so they will appear separately from other promoted items</w:t>
      </w:r>
    </w:p>
    <w:p w14:paraId="51CD0B25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Advertising links to commerce websites for your users looking to purchase items</w:t>
      </w:r>
    </w:p>
    <w:p w14:paraId="42317524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Cross-promoting content from affiliated companies or from your local community</w:t>
      </w:r>
    </w:p>
    <w:p w14:paraId="05C8CBA7" w14:textId="1166DE9E" w:rsidR="0008640E" w:rsidRDefault="0008640E" w:rsidP="0008640E">
      <w:commentRangeStart w:id="199"/>
      <w:commentRangeStart w:id="200"/>
      <w:r>
        <w:t>It will be triggered by the words “</w:t>
      </w:r>
      <w:del w:id="201" w:author="Michael Morley" w:date="2023-06-14T07:34:00Z">
        <w:r w:rsidR="00EC6ABE" w:rsidDel="001E2E1C">
          <w:delText>Admissions</w:delText>
        </w:r>
      </w:del>
      <w:ins w:id="202" w:author="Michael Morley" w:date="2023-06-14T07:34:00Z">
        <w:r w:rsidR="001E2E1C">
          <w:t>Alumni</w:t>
        </w:r>
      </w:ins>
      <w:r>
        <w:t xml:space="preserve">” and will display </w:t>
      </w:r>
      <w:commentRangeEnd w:id="199"/>
      <w:r w:rsidR="000B7885">
        <w:rPr>
          <w:rStyle w:val="CommentReference"/>
        </w:rPr>
        <w:commentReference w:id="199"/>
      </w:r>
      <w:commentRangeEnd w:id="200"/>
      <w:r w:rsidR="007F65C4">
        <w:rPr>
          <w:rStyle w:val="CommentReference"/>
        </w:rPr>
        <w:commentReference w:id="200"/>
      </w:r>
    </w:p>
    <w:p w14:paraId="3EEBA20D" w14:textId="77777777" w:rsidR="00DC5240" w:rsidRDefault="00DC5240" w:rsidP="001E2E1C">
      <w:pPr>
        <w:pStyle w:val="DeveloperNotes"/>
      </w:pPr>
      <w:r>
        <w:t>Admissions</w:t>
      </w:r>
    </w:p>
    <w:p w14:paraId="70B4B3D2" w14:textId="77777777" w:rsidR="00DC5240" w:rsidRDefault="00DC5240" w:rsidP="001E2E1C">
      <w:pPr>
        <w:pStyle w:val="DeveloperNotes"/>
      </w:pPr>
      <w:r>
        <w:t>For more information regarding admissions policies at Howard Community College, please see the Howard CC Catalog. College readiness assessment is required prior to enrollment.</w:t>
      </w:r>
    </w:p>
    <w:p w14:paraId="5F637D18" w14:textId="4A5A6A01" w:rsidR="00DC5240" w:rsidRDefault="00051680" w:rsidP="001E2E1C">
      <w:pPr>
        <w:pStyle w:val="DeveloperNotes"/>
      </w:pPr>
      <w:hyperlink r:id="rId31" w:history="1">
        <w:r w:rsidR="00DC5240" w:rsidRPr="005F48EA">
          <w:rPr>
            <w:rStyle w:val="Hyperlink"/>
          </w:rPr>
          <w:t>https://umb.edu/admissions</w:t>
        </w:r>
      </w:hyperlink>
      <w:r w:rsidR="00DC5240">
        <w:t xml:space="preserve"> </w:t>
      </w:r>
    </w:p>
    <w:p w14:paraId="17359B93" w14:textId="236CD7F0" w:rsidR="006B51D6" w:rsidRDefault="006B51D6" w:rsidP="00044B12">
      <w:pPr>
        <w:rPr>
          <w:ins w:id="203" w:author="Michael Morley" w:date="2023-06-14T07:37:00Z"/>
        </w:rPr>
      </w:pPr>
      <w:commentRangeStart w:id="204"/>
      <w:commentRangeStart w:id="205"/>
      <w:r>
        <w:t xml:space="preserve">Terminalfour will style the external promoted result to look like this: </w:t>
      </w:r>
      <w:commentRangeEnd w:id="204"/>
      <w:r w:rsidR="000B7885">
        <w:rPr>
          <w:rStyle w:val="CommentReference"/>
        </w:rPr>
        <w:commentReference w:id="204"/>
      </w:r>
      <w:commentRangeEnd w:id="205"/>
      <w:r w:rsidR="008356CC">
        <w:rPr>
          <w:rStyle w:val="CommentReference"/>
        </w:rPr>
        <w:commentReference w:id="205"/>
      </w:r>
    </w:p>
    <w:p w14:paraId="16546B54" w14:textId="5B626600" w:rsidR="001E2E1C" w:rsidRDefault="008356CC" w:rsidP="00044B12">
      <w:r>
        <w:rPr>
          <w:noProof/>
        </w:rPr>
        <w:drawing>
          <wp:inline distT="0" distB="0" distL="0" distR="0" wp14:anchorId="2C5C2E3B" wp14:editId="67666519">
            <wp:extent cx="6419850" cy="2038350"/>
            <wp:effectExtent l="0" t="0" r="0" b="0"/>
            <wp:docPr id="62" name="Picture 6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BAEB" w14:textId="3ADD0CD5" w:rsidR="008356CC" w:rsidRDefault="008356CC" w:rsidP="00044B12">
      <w:r>
        <w:t>UMass Boston will provided the HTML for the search Results.</w:t>
      </w:r>
    </w:p>
    <w:p w14:paraId="095EFB0C" w14:textId="54E4E38D" w:rsidR="0008640E" w:rsidRPr="00C561AB" w:rsidRDefault="006B51D6" w:rsidP="008356CC">
      <w:pPr>
        <w:pStyle w:val="Heading3"/>
      </w:pPr>
      <w:bookmarkStart w:id="206" w:name="_Toc524688188"/>
      <w:bookmarkStart w:id="207" w:name="_Toc30139323"/>
      <w:bookmarkStart w:id="208" w:name="_Toc137622969"/>
      <w:r>
        <w:lastRenderedPageBreak/>
        <w:t>Promoted Results Internal</w:t>
      </w:r>
      <w:bookmarkEnd w:id="206"/>
      <w:bookmarkEnd w:id="207"/>
      <w:bookmarkEnd w:id="208"/>
    </w:p>
    <w:p w14:paraId="58DC1A81" w14:textId="2294421C" w:rsidR="0008640E" w:rsidRDefault="006B51D6" w:rsidP="0008640E">
      <w:r>
        <w:t>This is used to promote results internally of your site based on search term or logic.</w:t>
      </w:r>
    </w:p>
    <w:p w14:paraId="741DF877" w14:textId="5F96D56F" w:rsidR="008E359A" w:rsidRDefault="0008640E" w:rsidP="00632C99">
      <w:commentRangeStart w:id="209"/>
      <w:commentRangeStart w:id="210"/>
      <w:r>
        <w:t>It will be triggered by the words “</w:t>
      </w:r>
      <w:ins w:id="211" w:author="Michael Morley" w:date="2023-06-14T07:33:00Z">
        <w:r w:rsidR="001E2E1C" w:rsidRPr="001E2E1C">
          <w:t>wiser</w:t>
        </w:r>
        <w:r w:rsidR="001E2E1C">
          <w:t xml:space="preserve">” </w:t>
        </w:r>
      </w:ins>
      <w:del w:id="212" w:author="Michael Morley" w:date="2023-06-14T07:33:00Z">
        <w:r w:rsidR="00E5142F" w:rsidDel="001E2E1C">
          <w:delText>library</w:delText>
        </w:r>
        <w:r w:rsidDel="001E2E1C">
          <w:delText xml:space="preserve"> </w:delText>
        </w:r>
      </w:del>
      <w:r>
        <w:t>and will display</w:t>
      </w:r>
      <w:r w:rsidR="00E5142F">
        <w:t>:</w:t>
      </w:r>
      <w:commentRangeEnd w:id="209"/>
      <w:r w:rsidR="000B7885">
        <w:rPr>
          <w:rStyle w:val="CommentReference"/>
        </w:rPr>
        <w:commentReference w:id="209"/>
      </w:r>
      <w:commentRangeEnd w:id="210"/>
      <w:r w:rsidR="001E2E1C">
        <w:rPr>
          <w:rStyle w:val="CommentReference"/>
        </w:rPr>
        <w:commentReference w:id="210"/>
      </w:r>
    </w:p>
    <w:p w14:paraId="56A271FA" w14:textId="2ECA1ADE" w:rsidR="00632C99" w:rsidRPr="00632C99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13" w:author="Michael Morley" w:date="2023-06-14T07:33:00Z"/>
          <w:rFonts w:ascii="Helvetica Neue" w:hAnsi="Helvetica Neue" w:cs="Helvetica Neue"/>
          <w:color w:val="262626"/>
          <w:sz w:val="20"/>
        </w:rPr>
      </w:pPr>
      <w:del w:id="214" w:author="Michael Morley" w:date="2023-06-14T07:33:00Z"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WISER has been updated to use the same login as Office365/Webmail and Blackboard. Please sign in with your </w:delText>
        </w:r>
        <w:r w:rsidRPr="00632C99" w:rsidDel="001E2E1C">
          <w:rPr>
            <w:rFonts w:ascii="Helvetica Neue" w:hAnsi="Helvetica Neue" w:cs="Helvetica Neue"/>
            <w:b/>
            <w:bCs/>
            <w:color w:val="262626"/>
            <w:sz w:val="20"/>
          </w:rPr>
          <w:delText>full campus email address (including '@umb.edu')</w:delText>
        </w:r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 and password.</w:delText>
        </w:r>
      </w:del>
    </w:p>
    <w:p w14:paraId="30FB64DB" w14:textId="1A757165" w:rsidR="00632C99" w:rsidRPr="00632C99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15" w:author="Michael Morley" w:date="2023-06-14T07:33:00Z"/>
          <w:rFonts w:ascii="Helvetica Neue" w:hAnsi="Helvetica Neue" w:cs="Helvetica Neue"/>
          <w:color w:val="262626"/>
          <w:sz w:val="20"/>
        </w:rPr>
      </w:pPr>
    </w:p>
    <w:p w14:paraId="3758E1A7" w14:textId="23C09504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16" w:author="Michael Morley" w:date="2023-06-14T07:33:00Z"/>
          <w:rFonts w:ascii="Helvetica Neue" w:hAnsi="Helvetica Neue" w:cs="Helvetica Neue"/>
          <w:color w:val="262626"/>
          <w:sz w:val="20"/>
        </w:rPr>
      </w:pPr>
      <w:del w:id="217" w:author="Michael Morley" w:date="2023-06-14T07:33:00Z">
        <w:r w:rsidDel="001E2E1C">
          <w:fldChar w:fldCharType="begin"/>
        </w:r>
        <w:r w:rsidDel="001E2E1C">
          <w:delInstrText>HYPERLINK "https://campus.sa.umasscs.net/psp/csm/EMPLOYEE/SA/c/SA_LEARNER_SERVICES.SSS_STUDENT_CENTER.GBL?PORTALPARAM_PTCNAV=HC_SSS_STUDENT_CENTER&amp;EOPP.SCNode=SA&amp;EOPP.SCPortal=EMPLOYEE&amp;EOPP.SCName=CO_EMPLOYEE_SELF_SERVICE&amp;EOPP.SCLabel=Self_Service&amp;EOPP.SCPTfname=CO_EMPLOYEE_SELF_SERVICE&amp;FolderPath=PORTAL_ROOT_OBJECT.CO_EMPLOYEE_SELF_SERVICE.HC_SSS_STUDENT_CENTER&amp;IsFolder=false&amp;gsmobile=1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Student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67D59111" w14:textId="54307438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18" w:author="Michael Morley" w:date="2023-06-14T07:33:00Z"/>
          <w:rFonts w:ascii="Helvetica Neue" w:hAnsi="Helvetica Neue" w:cs="Helvetica Neue"/>
          <w:color w:val="262626"/>
          <w:sz w:val="20"/>
        </w:rPr>
      </w:pPr>
      <w:del w:id="219" w:author="Michael Morley" w:date="2023-06-14T07:33:00Z">
        <w:r w:rsidDel="001E2E1C">
          <w:fldChar w:fldCharType="begin"/>
        </w:r>
        <w:r w:rsidDel="001E2E1C">
          <w:delInstrText>HYPERLINK "https://campus.sa.umasscs.net/psc/csm/EMPLOYEE/SA/c/NUI_FRAMEWORK.PT_LANDINGPAGE.GBL?gsmobile=0"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Faculty &amp; Staff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072B2B5F" w14:textId="100A301F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20" w:author="Michael Morley" w:date="2023-06-14T07:33:00Z"/>
          <w:rFonts w:ascii="Helvetica Neue" w:hAnsi="Helvetica Neue" w:cs="Helvetica Neue"/>
          <w:color w:val="262626"/>
          <w:sz w:val="20"/>
        </w:rPr>
      </w:pPr>
      <w:del w:id="221" w:author="Michael Morley" w:date="2023-06-14T07:33:00Z">
        <w:r w:rsidDel="001E2E1C">
          <w:fldChar w:fldCharType="begin"/>
        </w:r>
        <w:r w:rsidDel="001E2E1C">
          <w:delInstrText>HYPERLINK "https://sa-prd.erp.umasscs.net/psp/parent/?cmd=login&amp;languageCd=&amp;ENG&amp;gsmobile=1"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Designated Access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1E2B8819" w14:textId="1066F698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22" w:author="Michael Morley" w:date="2023-06-14T07:33:00Z"/>
          <w:rFonts w:ascii="Helvetica Neue" w:hAnsi="Helvetica Neue" w:cs="Helvetica Neue"/>
          <w:color w:val="262626"/>
          <w:sz w:val="20"/>
        </w:rPr>
      </w:pPr>
      <w:del w:id="223" w:author="Michael Morley" w:date="2023-06-14T07:33:00Z">
        <w:r w:rsidDel="001E2E1C">
          <w:fldChar w:fldCharType="begin"/>
        </w:r>
        <w:r w:rsidDel="001E2E1C">
          <w:delInstrText>HYPERLINK "https://uac-bos-prd.umasscs.net/selfservice/"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Degree Audit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5551B107" w14:textId="590EDCBE" w:rsidR="00632C99" w:rsidRPr="00632C99" w:rsidDel="001E2E1C" w:rsidRDefault="00632C99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24" w:author="Michael Morley" w:date="2023-06-14T07:33:00Z"/>
          <w:rFonts w:ascii="Helvetica Neue" w:hAnsi="Helvetica Neue" w:cs="Helvetica Neue"/>
          <w:color w:val="262626"/>
          <w:sz w:val="20"/>
        </w:rPr>
      </w:pPr>
    </w:p>
    <w:p w14:paraId="5D699A00" w14:textId="075FBCD0" w:rsidR="008E359A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25" w:author="Michael Morley" w:date="2023-06-14T07:33:00Z"/>
          <w:rFonts w:ascii="Helvetica Neue" w:hAnsi="Helvetica Neue" w:cs="Helvetica Neue"/>
          <w:color w:val="262626"/>
          <w:sz w:val="20"/>
        </w:rPr>
      </w:pPr>
      <w:del w:id="226" w:author="Michael Morley" w:date="2023-06-14T07:33:00Z"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Need Help? </w:delText>
        </w:r>
        <w:r w:rsidR="008356CC" w:rsidDel="001E2E1C">
          <w:fldChar w:fldCharType="begin"/>
        </w:r>
        <w:r w:rsidR="008356CC" w:rsidDel="001E2E1C">
          <w:delInstrText>HYPERLINK "https://www.umb.edu/it/wiser/wiser_faq" \l "panel1"</w:delInstrText>
        </w:r>
        <w:r w:rsidR="008356CC" w:rsidDel="001E2E1C">
          <w:fldChar w:fldCharType="separate"/>
        </w:r>
        <w:r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View the WISER FAQs</w:delText>
        </w:r>
        <w:r w:rsidR="008356CC"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 or </w:delText>
        </w:r>
        <w:r w:rsidR="008356CC" w:rsidDel="001E2E1C">
          <w:fldChar w:fldCharType="begin"/>
        </w:r>
        <w:r w:rsidR="008356CC" w:rsidDel="001E2E1C">
          <w:delInstrText>HYPERLINK "http://www.umb.edu/it/help"</w:delInstrText>
        </w:r>
        <w:r w:rsidR="008356CC" w:rsidDel="001E2E1C">
          <w:fldChar w:fldCharType="separate"/>
        </w:r>
        <w:r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contact IT Support</w:delText>
        </w:r>
        <w:r w:rsidR="008356CC"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7D63E3FC" w14:textId="047B53D1" w:rsidR="00632C99" w:rsidRPr="00632C99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27" w:author="Michael Morley" w:date="2023-06-14T07:34:00Z"/>
          <w:rFonts w:ascii="Helvetica Neue" w:hAnsi="Helvetica Neue" w:cs="Helvetica Neue"/>
          <w:color w:val="262626"/>
          <w:sz w:val="20"/>
        </w:rPr>
      </w:pPr>
    </w:p>
    <w:p w14:paraId="0D73DEE3" w14:textId="51D23F44" w:rsidR="0008640E" w:rsidDel="001E2E1C" w:rsidRDefault="0008640E" w:rsidP="001E2E1C">
      <w:pPr>
        <w:pStyle w:val="DeveloperNotes"/>
        <w:rPr>
          <w:del w:id="228" w:author="Michael Morley" w:date="2023-06-14T07:34:00Z"/>
        </w:rPr>
      </w:pPr>
      <w:del w:id="229" w:author="Michael Morley" w:date="2023-06-14T07:34:00Z">
        <w:r w:rsidRPr="000F3CD7" w:rsidDel="001E2E1C">
          <w:delText>Custom CSS classes can be assigned to curator results using the CSS class name attribute</w:delText>
        </w:r>
        <w:r w:rsidDel="001E2E1C">
          <w:delText>.</w:delText>
        </w:r>
      </w:del>
    </w:p>
    <w:p w14:paraId="56DB5980" w14:textId="2EE379E4" w:rsidR="001E5E17" w:rsidRDefault="001E5E17" w:rsidP="001E2E1C">
      <w:pPr>
        <w:pStyle w:val="Heading2"/>
      </w:pPr>
      <w:bookmarkStart w:id="230" w:name="_Toc137622970"/>
      <w:bookmarkStart w:id="231" w:name="_Toc524688189"/>
      <w:bookmarkStart w:id="232" w:name="_Toc30139327"/>
      <w:r>
        <w:t>Go-Live</w:t>
      </w:r>
      <w:bookmarkEnd w:id="230"/>
    </w:p>
    <w:p w14:paraId="5BCCA494" w14:textId="32BBCC09" w:rsidR="003E7411" w:rsidRDefault="003E7411" w:rsidP="00A00D1A">
      <w:r>
        <w:t>As part of go-live, the following actions will be completed by Terminalfour:</w:t>
      </w:r>
    </w:p>
    <w:p w14:paraId="54D2B6CD" w14:textId="6FEF63CB" w:rsidR="003E7411" w:rsidRDefault="003E7411" w:rsidP="00C967B3">
      <w:pPr>
        <w:pStyle w:val="bullet"/>
      </w:pPr>
      <w:r>
        <w:t xml:space="preserve">Update the Search bar to link to the Production </w:t>
      </w:r>
      <w:r w:rsidR="00273FC1">
        <w:t xml:space="preserve">Terminalfour Search </w:t>
      </w:r>
      <w:r>
        <w:t>URL and not the staging URL</w:t>
      </w:r>
      <w:r w:rsidR="002E576F">
        <w:t xml:space="preserve"> located within </w:t>
      </w:r>
      <w:r w:rsidR="002E576F" w:rsidRPr="003832E0">
        <w:t xml:space="preserve">Home &gt; Site Assets &gt; </w:t>
      </w:r>
      <w:r w:rsidR="003832E0" w:rsidRPr="003832E0">
        <w:t xml:space="preserve">Common Header &gt; </w:t>
      </w:r>
      <w:r w:rsidR="002E576F" w:rsidRPr="003832E0">
        <w:t>Search Bar</w:t>
      </w:r>
      <w:r>
        <w:t>.</w:t>
      </w:r>
    </w:p>
    <w:p w14:paraId="0E3565E8" w14:textId="41B0D0B2" w:rsidR="002E576F" w:rsidRDefault="00273FC1" w:rsidP="00C967B3">
      <w:pPr>
        <w:pStyle w:val="bullet"/>
      </w:pPr>
      <w:r>
        <w:t xml:space="preserve">Terminalfour Search </w:t>
      </w:r>
      <w:r w:rsidR="002E576F" w:rsidRPr="00A00D1A">
        <w:t xml:space="preserve">URL - </w:t>
      </w:r>
      <w:hyperlink r:id="rId32" w:history="1">
        <w:r w:rsidR="004F73AC" w:rsidRPr="0056745D">
          <w:rPr>
            <w:rStyle w:val="Hyperlink"/>
          </w:rPr>
          <w:t>https://www.umb.edu/search/</w:t>
        </w:r>
      </w:hyperlink>
      <w:r w:rsidR="004F73AC">
        <w:t xml:space="preserve"> </w:t>
      </w:r>
    </w:p>
    <w:p w14:paraId="1EFAD905" w14:textId="5D98FF6D" w:rsidR="002E576F" w:rsidRDefault="002E576F" w:rsidP="00C967B3">
      <w:pPr>
        <w:pStyle w:val="bullet"/>
      </w:pPr>
      <w:r>
        <w:t xml:space="preserve">Update the crawl to point at the live url </w:t>
      </w:r>
      <w:hyperlink r:id="rId33" w:history="1">
        <w:r w:rsidR="003832E0" w:rsidRPr="005F48EA">
          <w:rPr>
            <w:rStyle w:val="Hyperlink"/>
          </w:rPr>
          <w:t>www.umb.edu</w:t>
        </w:r>
      </w:hyperlink>
      <w:r w:rsidRPr="002E576F">
        <w:rPr>
          <w:color w:val="C00000"/>
        </w:rPr>
        <w:t xml:space="preserve"> </w:t>
      </w:r>
      <w:r>
        <w:t>and not a staging URL.</w:t>
      </w:r>
    </w:p>
    <w:p w14:paraId="6FE9048F" w14:textId="361A5F2C" w:rsidR="00A00D1A" w:rsidRDefault="00A00D1A" w:rsidP="001E5E17">
      <w:pPr>
        <w:rPr>
          <w:color w:val="C00000"/>
        </w:rPr>
      </w:pPr>
      <w:r w:rsidRPr="00A00D1A">
        <w:t>The actions are mentioned in the go-live checklist which will be sent to</w:t>
      </w:r>
      <w:r w:rsidR="003832E0">
        <w:t xml:space="preserve"> UMass Boston</w:t>
      </w:r>
      <w:r>
        <w:rPr>
          <w:color w:val="C00000"/>
        </w:rPr>
        <w:t xml:space="preserve"> </w:t>
      </w:r>
      <w:r>
        <w:t>ahead of go-live.</w:t>
      </w:r>
    </w:p>
    <w:p w14:paraId="0641EE8A" w14:textId="195A718B" w:rsidR="0008640E" w:rsidRPr="005F7909" w:rsidRDefault="0008640E" w:rsidP="001E2E1C">
      <w:pPr>
        <w:pStyle w:val="Heading2"/>
      </w:pPr>
      <w:bookmarkStart w:id="233" w:name="_Toc137622971"/>
      <w:r>
        <w:t>Document Sign off</w:t>
      </w:r>
      <w:bookmarkEnd w:id="231"/>
      <w:bookmarkEnd w:id="232"/>
      <w:bookmarkEnd w:id="233"/>
    </w:p>
    <w:p w14:paraId="2A68E64C" w14:textId="4C5E9787" w:rsidR="0008640E" w:rsidRPr="00E8774F" w:rsidRDefault="0008640E" w:rsidP="0008640E">
      <w:r w:rsidRPr="00E8774F">
        <w:t xml:space="preserve">This functional specification contains fully all works to be carried out by </w:t>
      </w:r>
      <w:r>
        <w:t>Terminalfour</w:t>
      </w:r>
      <w:r w:rsidRPr="00E8774F">
        <w:t xml:space="preserve"> for</w:t>
      </w:r>
      <w:r w:rsidR="003832E0">
        <w:t xml:space="preserve"> UMass Boston</w:t>
      </w:r>
      <w:r w:rsidRPr="00E8774F">
        <w:t xml:space="preserve">. Any work outside of this, will be controlled via the standard change control process and will have to be agreed by both </w:t>
      </w:r>
      <w:r w:rsidRPr="00310BD7">
        <w:t>parties. Please see the Scope document for further clarification on the Change Control Process.</w:t>
      </w:r>
    </w:p>
    <w:p w14:paraId="1557B400" w14:textId="59847E5F" w:rsidR="00272A66" w:rsidRPr="002C1873" w:rsidRDefault="0008640E" w:rsidP="0008640E">
      <w:pPr>
        <w:rPr>
          <w:color w:val="C00000"/>
        </w:rPr>
      </w:pPr>
      <w:r w:rsidRPr="00E8774F">
        <w:t>This specification was agreed and signed off by</w:t>
      </w:r>
      <w:r w:rsidR="00B24B08">
        <w:t xml:space="preserve"> </w:t>
      </w:r>
      <w:r w:rsidR="00393341">
        <w:t>Brittany Terpstra, Director of Website Development</w:t>
      </w:r>
      <w:r w:rsidR="00393341" w:rsidRPr="00E8774F">
        <w:t xml:space="preserve"> from</w:t>
      </w:r>
      <w:r w:rsidR="00393341">
        <w:t xml:space="preserve"> UMass Boston</w:t>
      </w:r>
      <w:r w:rsidR="00393341" w:rsidRPr="00E8774F">
        <w:t xml:space="preserve"> on behalf of their project board by email sent to</w:t>
      </w:r>
      <w:r w:rsidR="00393341">
        <w:t xml:space="preserve"> Paul Grant, TerminalFour Project Manager</w:t>
      </w:r>
      <w:r w:rsidR="00393341" w:rsidRPr="00E8774F">
        <w:t>, dated</w:t>
      </w:r>
      <w:r w:rsidR="00393341">
        <w:t xml:space="preserve"> </w:t>
      </w:r>
      <w:r w:rsidR="009F3384" w:rsidRPr="009F3384">
        <w:rPr>
          <w:color w:val="C00000"/>
        </w:rPr>
        <w:t>[</w:t>
      </w:r>
      <w:r w:rsidR="004F73AC" w:rsidRPr="009F3384">
        <w:rPr>
          <w:color w:val="C00000"/>
        </w:rPr>
        <w:t>insert date and time]</w:t>
      </w:r>
      <w:r w:rsidR="00393341">
        <w:t>.</w:t>
      </w:r>
    </w:p>
    <w:sectPr w:rsidR="00272A66" w:rsidRPr="002C1873" w:rsidSect="00853073">
      <w:headerReference w:type="default" r:id="rId34"/>
      <w:footerReference w:type="even" r:id="rId35"/>
      <w:footerReference w:type="default" r:id="rId36"/>
      <w:pgSz w:w="12240" w:h="15840"/>
      <w:pgMar w:top="1440" w:right="1043" w:bottom="1440" w:left="1077" w:header="709" w:footer="284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2" w:author="Brittany Terpstra" w:date="2023-06-13T14:56:00Z" w:initials="BT">
    <w:p w14:paraId="1B64C5EE" w14:textId="77777777" w:rsidR="000B7885" w:rsidRDefault="000B7885" w:rsidP="00063872">
      <w:r>
        <w:rPr>
          <w:rStyle w:val="CommentReference"/>
        </w:rPr>
        <w:annotationRef/>
      </w:r>
      <w:r>
        <w:t>In regards to documents, does this include all T4 sections and file uploads? We no longer have 25,000 web pages, but closer to 10,000.</w:t>
      </w:r>
    </w:p>
  </w:comment>
  <w:comment w:id="33" w:author="Michael Morley" w:date="2023-06-14T09:05:00Z" w:initials="MM">
    <w:p w14:paraId="72725EF4" w14:textId="77777777" w:rsidR="0065790F" w:rsidRDefault="0065790F" w:rsidP="00596213">
      <w:pPr>
        <w:pStyle w:val="CommentText"/>
      </w:pPr>
      <w:r>
        <w:rPr>
          <w:rStyle w:val="CommentReference"/>
        </w:rPr>
        <w:annotationRef/>
      </w:r>
      <w:r>
        <w:t xml:space="preserve">This was left over from the previous specification document, It is no longer relevant but you will be able to index more documents. </w:t>
      </w:r>
    </w:p>
  </w:comment>
  <w:comment w:id="35" w:author="Brittany Terpstra" w:date="2023-06-13T15:00:00Z" w:initials="BT">
    <w:p w14:paraId="7E529F80" w14:textId="6998FE3A" w:rsidR="000B7885" w:rsidRDefault="000B7885" w:rsidP="003B2875">
      <w:r>
        <w:rPr>
          <w:rStyle w:val="CommentReference"/>
        </w:rPr>
        <w:annotationRef/>
      </w:r>
      <w:r>
        <w:rPr>
          <w:color w:val="000000"/>
        </w:rPr>
        <w:t xml:space="preserve">The terminology here is unclear with the use of Search Stax. The filters to be used are Programs, Events, Directory, News, and all UMB web pages. I don’t believe we’re using collections. </w:t>
      </w:r>
    </w:p>
  </w:comment>
  <w:comment w:id="36" w:author="Michael Morley" w:date="2023-06-14T08:14:00Z" w:initials="MM">
    <w:p w14:paraId="2225671C" w14:textId="77777777" w:rsidR="00924381" w:rsidRDefault="00924381" w:rsidP="00C117FE">
      <w:pPr>
        <w:pStyle w:val="CommentText"/>
      </w:pPr>
      <w:r>
        <w:rPr>
          <w:rStyle w:val="CommentReference"/>
        </w:rPr>
        <w:annotationRef/>
      </w:r>
      <w:r>
        <w:t>This has been updated.</w:t>
      </w:r>
    </w:p>
  </w:comment>
  <w:comment w:id="63" w:author="Brittany Terpstra" w:date="2023-06-13T15:03:00Z" w:initials="BT">
    <w:p w14:paraId="1625D99F" w14:textId="34916DC3" w:rsidR="000B7885" w:rsidRDefault="000B7885" w:rsidP="00E911C8">
      <w:r>
        <w:rPr>
          <w:rStyle w:val="CommentReference"/>
        </w:rPr>
        <w:annotationRef/>
      </w:r>
      <w:r>
        <w:rPr>
          <w:color w:val="000000"/>
        </w:rPr>
        <w:t xml:space="preserve">What accessibility review occurred during the decision to switch from Funnelback to Search Stax? </w:t>
      </w:r>
    </w:p>
  </w:comment>
  <w:comment w:id="64" w:author="Michael Morley" w:date="2023-06-14T08:12:00Z" w:initials="MM">
    <w:p w14:paraId="2B90325F" w14:textId="77777777" w:rsidR="00924381" w:rsidRDefault="00924381" w:rsidP="00AB5208">
      <w:pPr>
        <w:pStyle w:val="CommentText"/>
      </w:pPr>
      <w:r>
        <w:rPr>
          <w:rStyle w:val="CommentReference"/>
        </w:rPr>
        <w:annotationRef/>
      </w:r>
      <w:r>
        <w:t>Yes. We now have move control of the HTML which will be output to the page.</w:t>
      </w:r>
    </w:p>
  </w:comment>
  <w:comment w:id="74" w:author="Brittany Terpstra" w:date="2023-06-13T15:04:00Z" w:initials="BT">
    <w:p w14:paraId="331084A9" w14:textId="62B71EE7" w:rsidR="000B7885" w:rsidRDefault="000B7885" w:rsidP="00B07DC3">
      <w:r>
        <w:rPr>
          <w:rStyle w:val="CommentReference"/>
        </w:rPr>
        <w:annotationRef/>
      </w:r>
      <w:r>
        <w:rPr>
          <w:color w:val="000000"/>
        </w:rPr>
        <w:t>Can you clarify what this refers to?</w:t>
      </w:r>
    </w:p>
  </w:comment>
  <w:comment w:id="75" w:author="Michael Morley" w:date="2023-06-14T08:11:00Z" w:initials="MM">
    <w:p w14:paraId="75877F1C" w14:textId="634F80DF" w:rsidR="00924381" w:rsidRDefault="00924381" w:rsidP="00C45961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C0FD7CE" wp14:editId="7EC7B472">
            <wp:extent cx="1914286" cy="390476"/>
            <wp:effectExtent l="0" t="0" r="0" b="0"/>
            <wp:docPr id="61" name="Picture 6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9" w:author="Brittany Terpstra" w:date="2023-06-13T15:06:00Z" w:initials="BT">
    <w:p w14:paraId="456B7A30" w14:textId="179BDBF8" w:rsidR="000B7885" w:rsidRDefault="000B7885" w:rsidP="00B42FA3">
      <w:r>
        <w:rPr>
          <w:rStyle w:val="CommentReference"/>
        </w:rPr>
        <w:annotationRef/>
      </w:r>
      <w:r>
        <w:rPr>
          <w:color w:val="000000"/>
        </w:rPr>
        <w:t>An updated design mockup will be provided by UMass Boston to utilize our current design system.</w:t>
      </w:r>
    </w:p>
  </w:comment>
  <w:comment w:id="80" w:author="Brittany Terpstra" w:date="2023-06-13T15:44:00Z" w:initials="BT">
    <w:p w14:paraId="1D820D0D" w14:textId="77777777" w:rsidR="000B7885" w:rsidRDefault="000B7885" w:rsidP="00460993">
      <w:r>
        <w:rPr>
          <w:rStyle w:val="CommentReference"/>
        </w:rPr>
        <w:annotationRef/>
      </w:r>
      <w:r>
        <w:rPr>
          <w:color w:val="000000"/>
        </w:rPr>
        <w:t>Format mockups will be provided also</w:t>
      </w:r>
    </w:p>
  </w:comment>
  <w:comment w:id="81" w:author="Michael Morley" w:date="2023-06-14T08:10:00Z" w:initials="MM">
    <w:p w14:paraId="481637AD" w14:textId="77777777" w:rsidR="00924381" w:rsidRDefault="00924381" w:rsidP="00AD4DBC">
      <w:pPr>
        <w:pStyle w:val="CommentText"/>
      </w:pPr>
      <w:r>
        <w:rPr>
          <w:rStyle w:val="CommentReference"/>
        </w:rPr>
        <w:annotationRef/>
      </w:r>
      <w:r>
        <w:t>Thank you. Updated Screenshots based on what was provided. Look forward to seeing the HTML</w:t>
      </w:r>
    </w:p>
  </w:comment>
  <w:comment w:id="82" w:author="Brittany Terpstra" w:date="2023-06-13T15:12:00Z" w:initials="BT">
    <w:p w14:paraId="5114F3BB" w14:textId="63F6E639" w:rsidR="000B7885" w:rsidRDefault="000B7885" w:rsidP="00DA0FD2">
      <w:r>
        <w:rPr>
          <w:rStyle w:val="CommentReference"/>
        </w:rPr>
        <w:annotationRef/>
      </w:r>
      <w:r>
        <w:rPr>
          <w:color w:val="000000"/>
        </w:rPr>
        <w:t>Events is the additional filter</w:t>
      </w:r>
    </w:p>
  </w:comment>
  <w:comment w:id="83" w:author="Michael Morley" w:date="2023-06-14T07:59:00Z" w:initials="MM">
    <w:p w14:paraId="0CD1D5C4" w14:textId="77777777" w:rsidR="00067549" w:rsidRDefault="00067549" w:rsidP="00AD23E6">
      <w:pPr>
        <w:pStyle w:val="CommentText"/>
      </w:pPr>
      <w:r>
        <w:rPr>
          <w:rStyle w:val="CommentReference"/>
        </w:rPr>
        <w:annotationRef/>
      </w:r>
      <w:r>
        <w:t>added</w:t>
      </w:r>
    </w:p>
  </w:comment>
  <w:comment w:id="86" w:author="Brittany Terpstra" w:date="2023-06-13T15:13:00Z" w:initials="BT">
    <w:p w14:paraId="0B02C953" w14:textId="0850BDFE" w:rsidR="000B7885" w:rsidRDefault="000B7885" w:rsidP="004B6208">
      <w:r>
        <w:rPr>
          <w:rStyle w:val="CommentReference"/>
        </w:rPr>
        <w:annotationRef/>
      </w:r>
      <w:r>
        <w:rPr>
          <w:color w:val="000000"/>
        </w:rPr>
        <w:t>Requires further information. We do not have a branch for Colleges &amp; Schools.</w:t>
      </w:r>
    </w:p>
  </w:comment>
  <w:comment w:id="87" w:author="Michael Morley" w:date="2023-06-14T07:58:00Z" w:initials="MM">
    <w:p w14:paraId="4B4E5834" w14:textId="77777777" w:rsidR="00067549" w:rsidRDefault="00067549" w:rsidP="00C95534">
      <w:pPr>
        <w:pStyle w:val="CommentText"/>
      </w:pPr>
      <w:r>
        <w:rPr>
          <w:rStyle w:val="CommentReference"/>
        </w:rPr>
        <w:annotationRef/>
      </w:r>
      <w:r>
        <w:t>This was left over from the previous specification and can be removed if not required.</w:t>
      </w:r>
    </w:p>
  </w:comment>
  <w:comment w:id="89" w:author="Brittany Terpstra" w:date="2023-06-13T15:15:00Z" w:initials="BT">
    <w:p w14:paraId="28F83274" w14:textId="68EA03EC" w:rsidR="000B7885" w:rsidRDefault="000B7885" w:rsidP="002E30D4">
      <w:r>
        <w:rPr>
          <w:rStyle w:val="CommentReference"/>
        </w:rPr>
        <w:annotationRef/>
      </w:r>
      <w:r>
        <w:rPr>
          <w:color w:val="000000"/>
        </w:rPr>
        <w:t>Will the privacy statement also be implemented above the search results?</w:t>
      </w:r>
    </w:p>
  </w:comment>
  <w:comment w:id="90" w:author="Michael Morley" w:date="2023-06-14T07:58:00Z" w:initials="MM">
    <w:p w14:paraId="3C3A3CE4" w14:textId="77777777" w:rsidR="00067549" w:rsidRDefault="00067549" w:rsidP="00E90933">
      <w:pPr>
        <w:pStyle w:val="CommentText"/>
      </w:pPr>
      <w:r>
        <w:rPr>
          <w:rStyle w:val="CommentReference"/>
        </w:rPr>
        <w:annotationRef/>
      </w:r>
      <w:r>
        <w:t>I'm not sure what is meant by this. As this will be using your Terminalfour Page layout and you can modify it within Terminalfour. It will appear where it currently appears.</w:t>
      </w:r>
    </w:p>
  </w:comment>
  <w:comment w:id="92" w:author="Brittany Terpstra" w:date="2023-06-13T15:16:00Z" w:initials="BT">
    <w:p w14:paraId="083CBC9E" w14:textId="1AD043CC" w:rsidR="000B7885" w:rsidRDefault="000B7885" w:rsidP="00A92A74">
      <w:r>
        <w:rPr>
          <w:rStyle w:val="CommentReference"/>
        </w:rPr>
        <w:annotationRef/>
      </w:r>
      <w:r>
        <w:rPr>
          <w:color w:val="000000"/>
        </w:rPr>
        <w:t>The dotted line should be removed throughout and is only required as the accessibility indicator when using the keyboard to navigate.</w:t>
      </w:r>
    </w:p>
  </w:comment>
  <w:comment w:id="93" w:author="Michael Morley" w:date="2023-06-14T07:56:00Z" w:initials="MM">
    <w:p w14:paraId="522A3E51" w14:textId="77777777" w:rsidR="00067549" w:rsidRDefault="00067549" w:rsidP="00D713D7">
      <w:pPr>
        <w:pStyle w:val="CommentText"/>
      </w:pPr>
      <w:r>
        <w:rPr>
          <w:rStyle w:val="CommentReference"/>
        </w:rPr>
        <w:annotationRef/>
      </w:r>
      <w:r>
        <w:t>Updated.</w:t>
      </w:r>
    </w:p>
  </w:comment>
  <w:comment w:id="99" w:author="Brittany Terpstra" w:date="2023-06-13T15:18:00Z" w:initials="BT">
    <w:p w14:paraId="5B97A3D3" w14:textId="7449709C" w:rsidR="000B7885" w:rsidRDefault="000B7885" w:rsidP="00392F9F">
      <w:r>
        <w:rPr>
          <w:rStyle w:val="CommentReference"/>
        </w:rPr>
        <w:annotationRef/>
      </w:r>
      <w:r>
        <w:rPr>
          <w:color w:val="000000"/>
        </w:rPr>
        <w:t>Can this be updated through T4 or Search Stax? Will it be set to a specific time? Can we do an on demand update?</w:t>
      </w:r>
    </w:p>
  </w:comment>
  <w:comment w:id="100" w:author="Michael Morley" w:date="2023-06-14T08:17:00Z" w:initials="MM">
    <w:p w14:paraId="745C2A8B" w14:textId="77777777" w:rsidR="00C967B3" w:rsidRDefault="00C967B3" w:rsidP="00381039">
      <w:pPr>
        <w:pStyle w:val="CommentText"/>
      </w:pPr>
      <w:r>
        <w:rPr>
          <w:rStyle w:val="CommentReference"/>
        </w:rPr>
        <w:annotationRef/>
      </w:r>
      <w:r>
        <w:t>This will be done at a specific time and UMass Boston can request a new index.</w:t>
      </w:r>
    </w:p>
  </w:comment>
  <w:comment w:id="109" w:author="Brittany Terpstra" w:date="2023-06-13T15:19:00Z" w:initials="BT">
    <w:p w14:paraId="31D7FC12" w14:textId="2DBB5E47" w:rsidR="000B7885" w:rsidRDefault="000B7885" w:rsidP="008857B3">
      <w:r>
        <w:rPr>
          <w:rStyle w:val="CommentReference"/>
        </w:rPr>
        <w:annotationRef/>
      </w:r>
      <w:r>
        <w:rPr>
          <w:color w:val="000000"/>
        </w:rPr>
        <w:t>In the “In This Section” content type, there is a right side navigational element. Should this also be excluded for full width page layouts?</w:t>
      </w:r>
    </w:p>
  </w:comment>
  <w:comment w:id="110" w:author="Michael Morley" w:date="2023-06-14T11:24:00Z" w:initials="MM">
    <w:p w14:paraId="18801352" w14:textId="77777777" w:rsidR="007F65C4" w:rsidRDefault="007F65C4" w:rsidP="00497D81">
      <w:pPr>
        <w:pStyle w:val="CommentText"/>
      </w:pPr>
      <w:r>
        <w:rPr>
          <w:rStyle w:val="CommentReference"/>
        </w:rPr>
        <w:annotationRef/>
      </w:r>
      <w:r>
        <w:t>That is excluded as it has the class "</w:t>
      </w:r>
      <w:r>
        <w:rPr>
          <w:color w:val="202124"/>
          <w:highlight w:val="white"/>
        </w:rPr>
        <w:t>c-menu-sidebar</w:t>
      </w:r>
      <w:r>
        <w:t xml:space="preserve"> " applied to it.</w:t>
      </w:r>
    </w:p>
  </w:comment>
  <w:comment w:id="119" w:author="Brittany Terpstra" w:date="2023-06-13T15:24:00Z" w:initials="BT">
    <w:p w14:paraId="4B3078E4" w14:textId="320970F0" w:rsidR="000B7885" w:rsidRDefault="000B7885" w:rsidP="00692C50">
      <w:r>
        <w:rPr>
          <w:rStyle w:val="CommentReference"/>
        </w:rPr>
        <w:annotationRef/>
      </w:r>
      <w:r>
        <w:rPr>
          <w:color w:val="000000"/>
        </w:rPr>
        <w:t>Need further explanation of use. Our colleges and schools are located at the root and not in the branch.</w:t>
      </w:r>
    </w:p>
  </w:comment>
  <w:comment w:id="120" w:author="Michael Morley" w:date="2023-06-14T11:23:00Z" w:initials="MM">
    <w:p w14:paraId="7196CDEF" w14:textId="77777777" w:rsidR="007F65C4" w:rsidRDefault="007F65C4" w:rsidP="00F411CF">
      <w:pPr>
        <w:pStyle w:val="CommentText"/>
      </w:pPr>
      <w:r>
        <w:rPr>
          <w:rStyle w:val="CommentReference"/>
        </w:rPr>
        <w:annotationRef/>
      </w:r>
      <w:r>
        <w:t>This was left over from the previous specification and can be removed if not required.</w:t>
      </w:r>
    </w:p>
  </w:comment>
  <w:comment w:id="127" w:author="Brittany Terpstra" w:date="2023-06-13T15:39:00Z" w:initials="BT">
    <w:p w14:paraId="75181442" w14:textId="4CBAC39E" w:rsidR="000B7885" w:rsidRDefault="000B7885" w:rsidP="002A46E5">
      <w:r>
        <w:rPr>
          <w:rStyle w:val="CommentReference"/>
        </w:rPr>
        <w:annotationRef/>
      </w:r>
      <w:r>
        <w:rPr>
          <w:color w:val="000000"/>
        </w:rPr>
        <w:t>We’d also like to include the image from the general header content type for program page layouts.</w:t>
      </w:r>
    </w:p>
  </w:comment>
  <w:comment w:id="128" w:author="Michael Morley" w:date="2023-06-14T07:50:00Z" w:initials="MM">
    <w:p w14:paraId="3ECF4465" w14:textId="77777777" w:rsidR="00B0143B" w:rsidRDefault="00B0143B" w:rsidP="00B82F38">
      <w:pPr>
        <w:pStyle w:val="CommentText"/>
      </w:pPr>
      <w:r>
        <w:rPr>
          <w:rStyle w:val="CommentReference"/>
        </w:rPr>
        <w:annotationRef/>
      </w:r>
      <w:r>
        <w:t>That would be fine. UMass Boston will need to provide the HTML</w:t>
      </w:r>
    </w:p>
  </w:comment>
  <w:comment w:id="169" w:author="Brittany Terpstra" w:date="2023-06-13T15:47:00Z" w:initials="BT">
    <w:p w14:paraId="5F14D9DE" w14:textId="353B0BEE" w:rsidR="000B7885" w:rsidRDefault="000B7885" w:rsidP="00850A6A">
      <w:r>
        <w:rPr>
          <w:rStyle w:val="CommentReference"/>
        </w:rPr>
        <w:annotationRef/>
      </w:r>
      <w:r>
        <w:rPr>
          <w:color w:val="000000"/>
        </w:rPr>
        <w:t>EventLocation to be #6</w:t>
      </w:r>
    </w:p>
  </w:comment>
  <w:comment w:id="170" w:author="Michael Morley" w:date="2023-06-14T07:44:00Z" w:initials="MM">
    <w:p w14:paraId="30C68B8D" w14:textId="77777777" w:rsidR="00B0143B" w:rsidRDefault="00B0143B" w:rsidP="00FF55F5">
      <w:pPr>
        <w:pStyle w:val="CommentText"/>
      </w:pPr>
      <w:r>
        <w:rPr>
          <w:rStyle w:val="CommentReference"/>
        </w:rPr>
        <w:annotationRef/>
      </w:r>
      <w:r>
        <w:t>Updated</w:t>
      </w:r>
    </w:p>
  </w:comment>
  <w:comment w:id="199" w:author="Brittany Terpstra" w:date="2023-06-13T15:54:00Z" w:initials="BT">
    <w:p w14:paraId="6E7BAF98" w14:textId="35AB90DF" w:rsidR="000B7885" w:rsidRDefault="000B7885" w:rsidP="00847DB3">
      <w:r>
        <w:rPr>
          <w:rStyle w:val="CommentReference"/>
        </w:rPr>
        <w:annotationRef/>
      </w:r>
      <w:r>
        <w:rPr>
          <w:color w:val="000000"/>
        </w:rPr>
        <w:t>Admissions is an internal result. The external result should be triggered by “Alumni” and go to https://www.alumni.umb.edu</w:t>
      </w:r>
    </w:p>
  </w:comment>
  <w:comment w:id="200" w:author="Michael Morley" w:date="2023-06-14T11:29:00Z" w:initials="MM">
    <w:p w14:paraId="07ADAA4A" w14:textId="77777777" w:rsidR="007F65C4" w:rsidRDefault="007F65C4" w:rsidP="00596012">
      <w:pPr>
        <w:pStyle w:val="CommentText"/>
      </w:pPr>
      <w:r>
        <w:rPr>
          <w:rStyle w:val="CommentReference"/>
        </w:rPr>
        <w:annotationRef/>
      </w:r>
      <w:r>
        <w:t>Could we just add dummy text for a description as a proof of concept?</w:t>
      </w:r>
    </w:p>
  </w:comment>
  <w:comment w:id="204" w:author="Brittany Terpstra" w:date="2023-06-13T16:10:00Z" w:initials="BT">
    <w:p w14:paraId="215E4A80" w14:textId="63DF7DBF" w:rsidR="008E359A" w:rsidRDefault="000B7885" w:rsidP="000F1012">
      <w:r>
        <w:rPr>
          <w:rStyle w:val="CommentReference"/>
        </w:rPr>
        <w:annotationRef/>
      </w:r>
      <w:r w:rsidR="008E359A">
        <w:t>We’d like to use the general search result design with the outbound link icon next to URL</w:t>
      </w:r>
    </w:p>
  </w:comment>
  <w:comment w:id="205" w:author="Michael Morley" w:date="2023-06-14T11:37:00Z" w:initials="MM">
    <w:p w14:paraId="6B2CC4FC" w14:textId="77777777" w:rsidR="008356CC" w:rsidRDefault="008356CC" w:rsidP="003F34EB">
      <w:pPr>
        <w:pStyle w:val="CommentText"/>
      </w:pPr>
      <w:r>
        <w:rPr>
          <w:rStyle w:val="CommentReference"/>
        </w:rPr>
        <w:annotationRef/>
      </w:r>
      <w:r>
        <w:t>That is fine</w:t>
      </w:r>
    </w:p>
  </w:comment>
  <w:comment w:id="209" w:author="Brittany Terpstra" w:date="2023-06-13T16:19:00Z" w:initials="BT">
    <w:p w14:paraId="7EFCE8F5" w14:textId="6F58D57E" w:rsidR="008E359A" w:rsidRDefault="000B7885" w:rsidP="00B77F01">
      <w:r>
        <w:rPr>
          <w:rStyle w:val="CommentReference"/>
        </w:rPr>
        <w:annotationRef/>
      </w:r>
      <w:r w:rsidR="008E359A">
        <w:t>Instead of this example, we’d like to have an internal promoted result for “wiser”.</w:t>
      </w:r>
    </w:p>
  </w:comment>
  <w:comment w:id="210" w:author="Michael Morley" w:date="2023-06-14T07:33:00Z" w:initials="MM">
    <w:p w14:paraId="49F9A48A" w14:textId="77777777" w:rsidR="001E2E1C" w:rsidRDefault="001E2E1C" w:rsidP="001E5C04">
      <w:pPr>
        <w:pStyle w:val="CommentText"/>
      </w:pPr>
      <w:r>
        <w:rPr>
          <w:rStyle w:val="CommentReference"/>
        </w:rPr>
        <w:annotationRef/>
      </w:r>
      <w:r>
        <w:t>As this is an internal result promotion. We aren't able to customise the formatting.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64C5EE" w15:done="0"/>
  <w15:commentEx w15:paraId="72725EF4" w15:paraIdParent="1B64C5EE" w15:done="0"/>
  <w15:commentEx w15:paraId="7E529F80" w15:done="0"/>
  <w15:commentEx w15:paraId="2225671C" w15:paraIdParent="7E529F80" w15:done="0"/>
  <w15:commentEx w15:paraId="1625D99F" w15:done="0"/>
  <w15:commentEx w15:paraId="2B90325F" w15:paraIdParent="1625D99F" w15:done="0"/>
  <w15:commentEx w15:paraId="331084A9" w15:done="0"/>
  <w15:commentEx w15:paraId="75877F1C" w15:paraIdParent="331084A9" w15:done="0"/>
  <w15:commentEx w15:paraId="456B7A30" w15:done="0"/>
  <w15:commentEx w15:paraId="1D820D0D" w15:paraIdParent="456B7A30" w15:done="0"/>
  <w15:commentEx w15:paraId="481637AD" w15:paraIdParent="456B7A30" w15:done="0"/>
  <w15:commentEx w15:paraId="5114F3BB" w15:done="0"/>
  <w15:commentEx w15:paraId="0CD1D5C4" w15:paraIdParent="5114F3BB" w15:done="0"/>
  <w15:commentEx w15:paraId="0B02C953" w15:done="0"/>
  <w15:commentEx w15:paraId="4B4E5834" w15:paraIdParent="0B02C953" w15:done="0"/>
  <w15:commentEx w15:paraId="28F83274" w15:done="0"/>
  <w15:commentEx w15:paraId="3C3A3CE4" w15:paraIdParent="28F83274" w15:done="0"/>
  <w15:commentEx w15:paraId="083CBC9E" w15:done="0"/>
  <w15:commentEx w15:paraId="522A3E51" w15:paraIdParent="083CBC9E" w15:done="0"/>
  <w15:commentEx w15:paraId="5B97A3D3" w15:done="0"/>
  <w15:commentEx w15:paraId="745C2A8B" w15:paraIdParent="5B97A3D3" w15:done="0"/>
  <w15:commentEx w15:paraId="31D7FC12" w15:done="0"/>
  <w15:commentEx w15:paraId="18801352" w15:paraIdParent="31D7FC12" w15:done="0"/>
  <w15:commentEx w15:paraId="4B3078E4" w15:done="0"/>
  <w15:commentEx w15:paraId="7196CDEF" w15:paraIdParent="4B3078E4" w15:done="0"/>
  <w15:commentEx w15:paraId="75181442" w15:done="0"/>
  <w15:commentEx w15:paraId="3ECF4465" w15:paraIdParent="75181442" w15:done="0"/>
  <w15:commentEx w15:paraId="5F14D9DE" w15:done="0"/>
  <w15:commentEx w15:paraId="30C68B8D" w15:paraIdParent="5F14D9DE" w15:done="0"/>
  <w15:commentEx w15:paraId="6E7BAF98" w15:done="0"/>
  <w15:commentEx w15:paraId="07ADAA4A" w15:paraIdParent="6E7BAF98" w15:done="0"/>
  <w15:commentEx w15:paraId="215E4A80" w15:done="0"/>
  <w15:commentEx w15:paraId="6B2CC4FC" w15:paraIdParent="215E4A80" w15:done="0"/>
  <w15:commentEx w15:paraId="7EFCE8F5" w15:done="0"/>
  <w15:commentEx w15:paraId="49F9A48A" w15:paraIdParent="7EFCE8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33021E" w16cex:dateUtc="2023-06-13T18:56:00Z"/>
  <w16cex:commentExtensible w16cex:durableId="28340158" w16cex:dateUtc="2023-06-14T08:05:00Z"/>
  <w16cex:commentExtensible w16cex:durableId="283302FA" w16cex:dateUtc="2023-06-13T19:00:00Z"/>
  <w16cex:commentExtensible w16cex:durableId="2833F54C" w16cex:dateUtc="2023-06-14T07:14:00Z"/>
  <w16cex:commentExtensible w16cex:durableId="283303BD" w16cex:dateUtc="2023-06-13T19:03:00Z"/>
  <w16cex:commentExtensible w16cex:durableId="2833F4E1" w16cex:dateUtc="2023-06-14T07:12:00Z"/>
  <w16cex:commentExtensible w16cex:durableId="28330413" w16cex:dateUtc="2023-06-13T19:04:00Z"/>
  <w16cex:commentExtensible w16cex:durableId="2833F49A" w16cex:dateUtc="2023-06-14T07:11:00Z"/>
  <w16cex:commentExtensible w16cex:durableId="2833045C" w16cex:dateUtc="2023-06-13T19:06:00Z"/>
  <w16cex:commentExtensible w16cex:durableId="28330D60" w16cex:dateUtc="2023-06-13T19:44:00Z"/>
  <w16cex:commentExtensible w16cex:durableId="2833F484" w16cex:dateUtc="2023-06-14T07:10:00Z"/>
  <w16cex:commentExtensible w16cex:durableId="283305DC" w16cex:dateUtc="2023-06-13T19:12:00Z"/>
  <w16cex:commentExtensible w16cex:durableId="2833F1C9" w16cex:dateUtc="2023-06-14T06:59:00Z"/>
  <w16cex:commentExtensible w16cex:durableId="28330623" w16cex:dateUtc="2023-06-13T19:13:00Z"/>
  <w16cex:commentExtensible w16cex:durableId="2833F1B2" w16cex:dateUtc="2023-06-14T06:58:00Z"/>
  <w16cex:commentExtensible w16cex:durableId="28330696" w16cex:dateUtc="2023-06-13T19:15:00Z"/>
  <w16cex:commentExtensible w16cex:durableId="2833F19A" w16cex:dateUtc="2023-06-14T06:58:00Z"/>
  <w16cex:commentExtensible w16cex:durableId="283306E5" w16cex:dateUtc="2023-06-13T19:16:00Z"/>
  <w16cex:commentExtensible w16cex:durableId="2833F147" w16cex:dateUtc="2023-06-14T06:56:00Z"/>
  <w16cex:commentExtensible w16cex:durableId="2833073D" w16cex:dateUtc="2023-06-13T19:18:00Z"/>
  <w16cex:commentExtensible w16cex:durableId="2833F600" w16cex:dateUtc="2023-06-14T07:17:00Z"/>
  <w16cex:commentExtensible w16cex:durableId="2833078D" w16cex:dateUtc="2023-06-13T19:19:00Z"/>
  <w16cex:commentExtensible w16cex:durableId="28342201" w16cex:dateUtc="2023-06-14T10:24:00Z"/>
  <w16cex:commentExtensible w16cex:durableId="283308BD" w16cex:dateUtc="2023-06-13T19:24:00Z"/>
  <w16cex:commentExtensible w16cex:durableId="28342194" w16cex:dateUtc="2023-06-14T10:23:00Z"/>
  <w16cex:commentExtensible w16cex:durableId="28330C4E" w16cex:dateUtc="2023-06-13T19:39:00Z"/>
  <w16cex:commentExtensible w16cex:durableId="2833EFD2" w16cex:dateUtc="2023-06-14T06:50:00Z"/>
  <w16cex:commentExtensible w16cex:durableId="28330DFE" w16cex:dateUtc="2023-06-13T19:47:00Z"/>
  <w16cex:commentExtensible w16cex:durableId="2833EE40" w16cex:dateUtc="2023-06-14T06:44:00Z"/>
  <w16cex:commentExtensible w16cex:durableId="28330F9C" w16cex:dateUtc="2023-06-13T19:54:00Z"/>
  <w16cex:commentExtensible w16cex:durableId="28342328" w16cex:dateUtc="2023-06-14T10:29:00Z"/>
  <w16cex:commentExtensible w16cex:durableId="2833135C" w16cex:dateUtc="2023-06-13T20:10:00Z"/>
  <w16cex:commentExtensible w16cex:durableId="283424FB" w16cex:dateUtc="2023-06-14T10:37:00Z"/>
  <w16cex:commentExtensible w16cex:durableId="28331575" w16cex:dateUtc="2023-06-13T20:19:00Z"/>
  <w16cex:commentExtensible w16cex:durableId="2833EBD7" w16cex:dateUtc="2023-06-14T06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64C5EE" w16cid:durableId="2833021E"/>
  <w16cid:commentId w16cid:paraId="72725EF4" w16cid:durableId="28340158"/>
  <w16cid:commentId w16cid:paraId="7E529F80" w16cid:durableId="283302FA"/>
  <w16cid:commentId w16cid:paraId="2225671C" w16cid:durableId="2833F54C"/>
  <w16cid:commentId w16cid:paraId="1625D99F" w16cid:durableId="283303BD"/>
  <w16cid:commentId w16cid:paraId="2B90325F" w16cid:durableId="2833F4E1"/>
  <w16cid:commentId w16cid:paraId="331084A9" w16cid:durableId="28330413"/>
  <w16cid:commentId w16cid:paraId="75877F1C" w16cid:durableId="2833F49A"/>
  <w16cid:commentId w16cid:paraId="456B7A30" w16cid:durableId="2833045C"/>
  <w16cid:commentId w16cid:paraId="1D820D0D" w16cid:durableId="28330D60"/>
  <w16cid:commentId w16cid:paraId="481637AD" w16cid:durableId="2833F484"/>
  <w16cid:commentId w16cid:paraId="5114F3BB" w16cid:durableId="283305DC"/>
  <w16cid:commentId w16cid:paraId="0CD1D5C4" w16cid:durableId="2833F1C9"/>
  <w16cid:commentId w16cid:paraId="0B02C953" w16cid:durableId="28330623"/>
  <w16cid:commentId w16cid:paraId="4B4E5834" w16cid:durableId="2833F1B2"/>
  <w16cid:commentId w16cid:paraId="28F83274" w16cid:durableId="28330696"/>
  <w16cid:commentId w16cid:paraId="3C3A3CE4" w16cid:durableId="2833F19A"/>
  <w16cid:commentId w16cid:paraId="083CBC9E" w16cid:durableId="283306E5"/>
  <w16cid:commentId w16cid:paraId="522A3E51" w16cid:durableId="2833F147"/>
  <w16cid:commentId w16cid:paraId="5B97A3D3" w16cid:durableId="2833073D"/>
  <w16cid:commentId w16cid:paraId="745C2A8B" w16cid:durableId="2833F600"/>
  <w16cid:commentId w16cid:paraId="31D7FC12" w16cid:durableId="2833078D"/>
  <w16cid:commentId w16cid:paraId="18801352" w16cid:durableId="28342201"/>
  <w16cid:commentId w16cid:paraId="4B3078E4" w16cid:durableId="283308BD"/>
  <w16cid:commentId w16cid:paraId="7196CDEF" w16cid:durableId="28342194"/>
  <w16cid:commentId w16cid:paraId="75181442" w16cid:durableId="28330C4E"/>
  <w16cid:commentId w16cid:paraId="3ECF4465" w16cid:durableId="2833EFD2"/>
  <w16cid:commentId w16cid:paraId="5F14D9DE" w16cid:durableId="28330DFE"/>
  <w16cid:commentId w16cid:paraId="30C68B8D" w16cid:durableId="2833EE40"/>
  <w16cid:commentId w16cid:paraId="6E7BAF98" w16cid:durableId="28330F9C"/>
  <w16cid:commentId w16cid:paraId="07ADAA4A" w16cid:durableId="28342328"/>
  <w16cid:commentId w16cid:paraId="215E4A80" w16cid:durableId="2833135C"/>
  <w16cid:commentId w16cid:paraId="6B2CC4FC" w16cid:durableId="283424FB"/>
  <w16cid:commentId w16cid:paraId="7EFCE8F5" w16cid:durableId="28331575"/>
  <w16cid:commentId w16cid:paraId="49F9A48A" w16cid:durableId="2833EB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21FAC" w14:textId="77777777" w:rsidR="00051680" w:rsidRDefault="00051680">
      <w:r>
        <w:separator/>
      </w:r>
    </w:p>
    <w:p w14:paraId="7185ECE9" w14:textId="77777777" w:rsidR="00051680" w:rsidRDefault="00051680"/>
  </w:endnote>
  <w:endnote w:type="continuationSeparator" w:id="0">
    <w:p w14:paraId="2DEA4233" w14:textId="77777777" w:rsidR="00051680" w:rsidRDefault="00051680">
      <w:r>
        <w:continuationSeparator/>
      </w:r>
    </w:p>
    <w:p w14:paraId="0EFA5DEC" w14:textId="77777777" w:rsidR="00051680" w:rsidRDefault="000516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Poppins SemiBold">
    <w:panose1 w:val="00000700000000000000"/>
    <w:charset w:val="4D"/>
    <w:family w:val="auto"/>
    <w:pitch w:val="variable"/>
    <w:sig w:usb0="00008007" w:usb1="00000000" w:usb2="00000000" w:usb3="00000000" w:csb0="00000093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 Light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altName w:val="Times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92773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4EB5AE" w14:textId="77777777" w:rsidR="00D53643" w:rsidRDefault="00D53643" w:rsidP="001E31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9CD037" w14:textId="77777777" w:rsidR="00D53643" w:rsidRDefault="00D53643" w:rsidP="001469E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86C39" w14:textId="77777777" w:rsidR="00D53643" w:rsidRPr="00492A7A" w:rsidRDefault="00D53643" w:rsidP="001469E9">
    <w:pPr>
      <w:pStyle w:val="Footer"/>
      <w:spacing w:line="288" w:lineRule="auto"/>
      <w:jc w:val="right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55"/>
      <w:gridCol w:w="5055"/>
    </w:tblGrid>
    <w:tr w:rsidR="00D53643" w14:paraId="17EC7C69" w14:textId="77777777" w:rsidTr="001469E9">
      <w:tc>
        <w:tcPr>
          <w:tcW w:w="5055" w:type="dxa"/>
        </w:tcPr>
        <w:p w14:paraId="39DCA651" w14:textId="69FD237E" w:rsidR="00D53643" w:rsidRPr="00D01952" w:rsidRDefault="00D53643" w:rsidP="001469E9">
          <w:pPr>
            <w:pStyle w:val="Footer"/>
            <w:spacing w:line="288" w:lineRule="auto"/>
            <w:rPr>
              <w:sz w:val="14"/>
              <w:szCs w:val="14"/>
            </w:rPr>
          </w:pPr>
          <w:r w:rsidRPr="00D01952">
            <w:rPr>
              <w:sz w:val="14"/>
              <w:szCs w:val="14"/>
            </w:rPr>
            <w:t xml:space="preserve">© Copyright </w:t>
          </w:r>
          <w:r w:rsidRPr="00D01952">
            <w:rPr>
              <w:sz w:val="14"/>
              <w:szCs w:val="14"/>
            </w:rPr>
            <w:fldChar w:fldCharType="begin"/>
          </w:r>
          <w:r w:rsidRPr="00D01952">
            <w:rPr>
              <w:sz w:val="14"/>
              <w:szCs w:val="14"/>
            </w:rPr>
            <w:instrText xml:space="preserve"> DATE \@ "yyyy" </w:instrText>
          </w:r>
          <w:r w:rsidRPr="00D01952">
            <w:rPr>
              <w:sz w:val="14"/>
              <w:szCs w:val="14"/>
            </w:rPr>
            <w:fldChar w:fldCharType="separate"/>
          </w:r>
          <w:r w:rsidR="00FB1378">
            <w:rPr>
              <w:noProof/>
              <w:sz w:val="14"/>
              <w:szCs w:val="14"/>
            </w:rPr>
            <w:t>2023</w:t>
          </w:r>
          <w:r w:rsidRPr="00D01952">
            <w:rPr>
              <w:sz w:val="14"/>
              <w:szCs w:val="14"/>
            </w:rPr>
            <w:fldChar w:fldCharType="end"/>
          </w:r>
          <w:r w:rsidRPr="00D01952">
            <w:rPr>
              <w:sz w:val="14"/>
              <w:szCs w:val="14"/>
            </w:rPr>
            <w:t xml:space="preserve"> </w:t>
          </w:r>
          <w:r>
            <w:rPr>
              <w:sz w:val="14"/>
              <w:szCs w:val="14"/>
            </w:rPr>
            <w:t>Terminalfour</w:t>
          </w:r>
          <w:r w:rsidRPr="00D01952">
            <w:rPr>
              <w:sz w:val="14"/>
              <w:szCs w:val="14"/>
            </w:rPr>
            <w:t xml:space="preserve">. All rights reserved.                    </w:t>
          </w:r>
        </w:p>
        <w:p w14:paraId="60E54292" w14:textId="77777777" w:rsidR="00D53643" w:rsidRDefault="00D53643" w:rsidP="001469E9">
          <w:pPr>
            <w:pStyle w:val="Footer"/>
            <w:spacing w:line="288" w:lineRule="auto"/>
          </w:pPr>
          <w:r>
            <w:rPr>
              <w:b/>
              <w:bCs/>
              <w:sz w:val="14"/>
              <w:szCs w:val="14"/>
            </w:rPr>
            <w:t>Terminalfour</w:t>
          </w:r>
          <w:r w:rsidRPr="00D01952">
            <w:rPr>
              <w:b/>
              <w:bCs/>
              <w:sz w:val="14"/>
              <w:szCs w:val="14"/>
            </w:rPr>
            <w:t xml:space="preserve"> confidential – not for distribution to 3rd parties</w:t>
          </w:r>
        </w:p>
      </w:tc>
      <w:tc>
        <w:tcPr>
          <w:tcW w:w="5055" w:type="dxa"/>
          <w:vAlign w:val="bottom"/>
        </w:tcPr>
        <w:sdt>
          <w:sdtPr>
            <w:rPr>
              <w:rStyle w:val="PageNumber"/>
            </w:rPr>
            <w:id w:val="1322384450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5637D060" w14:textId="77777777" w:rsidR="00D53643" w:rsidRPr="00927C9B" w:rsidRDefault="00D53643" w:rsidP="000A5E7B">
              <w:pPr>
                <w:pStyle w:val="Heading1"/>
                <w:jc w:val="right"/>
                <w:outlineLvl w:val="0"/>
                <w:rPr>
                  <w:rStyle w:val="PageNumber"/>
                </w:rPr>
              </w:pPr>
              <w:r w:rsidRPr="00927C9B">
                <w:rPr>
                  <w:rStyle w:val="PageNumber"/>
                </w:rPr>
                <w:fldChar w:fldCharType="begin"/>
              </w:r>
              <w:r w:rsidRPr="00927C9B">
                <w:rPr>
                  <w:rStyle w:val="PageNumber"/>
                </w:rPr>
                <w:instrText xml:space="preserve"> PAGE </w:instrText>
              </w:r>
              <w:r w:rsidRPr="00927C9B">
                <w:rPr>
                  <w:rStyle w:val="PageNumber"/>
                </w:rPr>
                <w:fldChar w:fldCharType="separate"/>
              </w:r>
              <w:r w:rsidR="00D73FF7">
                <w:rPr>
                  <w:rStyle w:val="PageNumber"/>
                  <w:noProof/>
                </w:rPr>
                <w:t>21</w:t>
              </w:r>
              <w:r w:rsidRPr="00927C9B">
                <w:rPr>
                  <w:rStyle w:val="PageNumber"/>
                </w:rPr>
                <w:fldChar w:fldCharType="end"/>
              </w:r>
            </w:p>
          </w:sdtContent>
        </w:sdt>
        <w:p w14:paraId="3641DDF3" w14:textId="77777777" w:rsidR="00D53643" w:rsidRPr="001469E9" w:rsidRDefault="00D53643" w:rsidP="000A5E7B">
          <w:pPr>
            <w:pStyle w:val="Footer"/>
            <w:spacing w:line="288" w:lineRule="auto"/>
            <w:rPr>
              <w:b/>
              <w:bCs/>
            </w:rPr>
          </w:pPr>
        </w:p>
      </w:tc>
    </w:tr>
  </w:tbl>
  <w:p w14:paraId="666D8668" w14:textId="77777777" w:rsidR="00D53643" w:rsidRPr="00414404" w:rsidRDefault="00D53643" w:rsidP="001469E9">
    <w:pPr>
      <w:pStyle w:val="Footer"/>
      <w:spacing w:line="288" w:lineRule="auto"/>
      <w:jc w:val="righ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E6378" w14:textId="77777777" w:rsidR="00051680" w:rsidRDefault="00051680">
      <w:r>
        <w:separator/>
      </w:r>
    </w:p>
    <w:p w14:paraId="719ADF16" w14:textId="77777777" w:rsidR="00051680" w:rsidRDefault="00051680"/>
  </w:footnote>
  <w:footnote w:type="continuationSeparator" w:id="0">
    <w:p w14:paraId="459B01E0" w14:textId="77777777" w:rsidR="00051680" w:rsidRDefault="00051680">
      <w:r>
        <w:continuationSeparator/>
      </w:r>
    </w:p>
    <w:p w14:paraId="66A3D420" w14:textId="77777777" w:rsidR="00051680" w:rsidRDefault="000516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1D290" w14:textId="77777777" w:rsidR="00D53643" w:rsidRDefault="00D53643" w:rsidP="00D93B90">
    <w:pPr>
      <w:tabs>
        <w:tab w:val="left" w:pos="0"/>
      </w:tabs>
    </w:pPr>
    <w:r w:rsidRPr="00414404">
      <w:rPr>
        <w:b/>
        <w:bCs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1DEFAE8" wp14:editId="324C59A5">
          <wp:simplePos x="0" y="0"/>
          <wp:positionH relativeFrom="margin">
            <wp:posOffset>-51435</wp:posOffset>
          </wp:positionH>
          <wp:positionV relativeFrom="paragraph">
            <wp:posOffset>-137272</wp:posOffset>
          </wp:positionV>
          <wp:extent cx="1224280" cy="215265"/>
          <wp:effectExtent l="0" t="0" r="0" b="635"/>
          <wp:wrapSquare wrapText="bothSides"/>
          <wp:docPr id="5" name="Picture 5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280" cy="215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  <w:i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617CDBB" wp14:editId="4A3C6104">
              <wp:simplePos x="0" y="0"/>
              <wp:positionH relativeFrom="column">
                <wp:posOffset>-737683</wp:posOffset>
              </wp:positionH>
              <wp:positionV relativeFrom="paragraph">
                <wp:posOffset>-463662</wp:posOffset>
              </wp:positionV>
              <wp:extent cx="8968740" cy="739588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68740" cy="739588"/>
                      </a:xfrm>
                      <a:prstGeom prst="rect">
                        <a:avLst/>
                      </a:prstGeom>
                      <a:solidFill>
                        <a:srgbClr val="72878A">
                          <a:alpha val="9804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rect w14:anchorId="083EC8B8" id="Rectangle 2" o:spid="_x0000_s1026" style="position:absolute;margin-left:-58.1pt;margin-top:-36.5pt;width:706.2pt;height:58.2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" fillcolor="#72878a" stroked="f" strokeweight="2pt">
              <v:fill opacity="6425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CF69BBC"/>
    <w:lvl w:ilvl="0" w:tplc="E8EC6B9E">
      <w:start w:val="1"/>
      <w:numFmt w:val="bullet"/>
      <w:lvlText w:val=""/>
      <w:lvlJc w:val="left"/>
      <w:pPr>
        <w:ind w:left="720" w:hanging="360"/>
      </w:pPr>
      <w:rPr>
        <w:sz w:val="24"/>
        <w:szCs w:val="24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225BCB"/>
    <w:multiLevelType w:val="hybridMultilevel"/>
    <w:tmpl w:val="959AC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07DD1"/>
    <w:multiLevelType w:val="multilevel"/>
    <w:tmpl w:val="3B7A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47070"/>
    <w:multiLevelType w:val="hybridMultilevel"/>
    <w:tmpl w:val="879A9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DD1"/>
    <w:multiLevelType w:val="multilevel"/>
    <w:tmpl w:val="1A5A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675CF"/>
    <w:multiLevelType w:val="hybridMultilevel"/>
    <w:tmpl w:val="0CEC2DFA"/>
    <w:lvl w:ilvl="0" w:tplc="0388D40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3" w:hanging="360"/>
      </w:pPr>
    </w:lvl>
    <w:lvl w:ilvl="2" w:tplc="0809001B" w:tentative="1">
      <w:start w:val="1"/>
      <w:numFmt w:val="lowerRoman"/>
      <w:lvlText w:val="%3."/>
      <w:lvlJc w:val="right"/>
      <w:pPr>
        <w:ind w:left="1913" w:hanging="180"/>
      </w:pPr>
    </w:lvl>
    <w:lvl w:ilvl="3" w:tplc="0809000F" w:tentative="1">
      <w:start w:val="1"/>
      <w:numFmt w:val="decimal"/>
      <w:lvlText w:val="%4."/>
      <w:lvlJc w:val="left"/>
      <w:pPr>
        <w:ind w:left="2633" w:hanging="360"/>
      </w:pPr>
    </w:lvl>
    <w:lvl w:ilvl="4" w:tplc="08090019" w:tentative="1">
      <w:start w:val="1"/>
      <w:numFmt w:val="lowerLetter"/>
      <w:lvlText w:val="%5."/>
      <w:lvlJc w:val="left"/>
      <w:pPr>
        <w:ind w:left="3353" w:hanging="360"/>
      </w:pPr>
    </w:lvl>
    <w:lvl w:ilvl="5" w:tplc="0809001B" w:tentative="1">
      <w:start w:val="1"/>
      <w:numFmt w:val="lowerRoman"/>
      <w:lvlText w:val="%6."/>
      <w:lvlJc w:val="right"/>
      <w:pPr>
        <w:ind w:left="4073" w:hanging="180"/>
      </w:pPr>
    </w:lvl>
    <w:lvl w:ilvl="6" w:tplc="0809000F" w:tentative="1">
      <w:start w:val="1"/>
      <w:numFmt w:val="decimal"/>
      <w:lvlText w:val="%7."/>
      <w:lvlJc w:val="left"/>
      <w:pPr>
        <w:ind w:left="4793" w:hanging="360"/>
      </w:pPr>
    </w:lvl>
    <w:lvl w:ilvl="7" w:tplc="08090019" w:tentative="1">
      <w:start w:val="1"/>
      <w:numFmt w:val="lowerLetter"/>
      <w:lvlText w:val="%8."/>
      <w:lvlJc w:val="left"/>
      <w:pPr>
        <w:ind w:left="5513" w:hanging="360"/>
      </w:pPr>
    </w:lvl>
    <w:lvl w:ilvl="8" w:tplc="08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16893E28"/>
    <w:multiLevelType w:val="multilevel"/>
    <w:tmpl w:val="95DCC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DA0880"/>
    <w:multiLevelType w:val="hybridMultilevel"/>
    <w:tmpl w:val="A2040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C1CF2"/>
    <w:multiLevelType w:val="hybridMultilevel"/>
    <w:tmpl w:val="C42C62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43D79"/>
    <w:multiLevelType w:val="hybridMultilevel"/>
    <w:tmpl w:val="8C16AD58"/>
    <w:lvl w:ilvl="0" w:tplc="738C3F0E">
      <w:numFmt w:val="bullet"/>
      <w:lvlText w:val="-"/>
      <w:lvlJc w:val="left"/>
      <w:pPr>
        <w:ind w:left="473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10" w15:restartNumberingAfterBreak="0">
    <w:nsid w:val="3AE21FF3"/>
    <w:multiLevelType w:val="hybridMultilevel"/>
    <w:tmpl w:val="C42C62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0072B"/>
    <w:multiLevelType w:val="hybridMultilevel"/>
    <w:tmpl w:val="3AD2DD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550C4F"/>
    <w:multiLevelType w:val="multilevel"/>
    <w:tmpl w:val="E288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B8F730E"/>
    <w:multiLevelType w:val="hybridMultilevel"/>
    <w:tmpl w:val="83666D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03845"/>
    <w:multiLevelType w:val="hybridMultilevel"/>
    <w:tmpl w:val="D29AF8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F23A29"/>
    <w:multiLevelType w:val="singleLevel"/>
    <w:tmpl w:val="4AC24508"/>
    <w:lvl w:ilvl="0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  <w:b/>
        <w:i w:val="0"/>
        <w:color w:val="B32573"/>
        <w:u w:color="2F98D0"/>
      </w:rPr>
    </w:lvl>
  </w:abstractNum>
  <w:abstractNum w:abstractNumId="16" w15:restartNumberingAfterBreak="0">
    <w:nsid w:val="7CA22E06"/>
    <w:multiLevelType w:val="hybridMultilevel"/>
    <w:tmpl w:val="B83411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10"/>
  </w:num>
  <w:num w:numId="5">
    <w:abstractNumId w:val="13"/>
  </w:num>
  <w:num w:numId="6">
    <w:abstractNumId w:val="6"/>
  </w:num>
  <w:num w:numId="7">
    <w:abstractNumId w:val="12"/>
  </w:num>
  <w:num w:numId="8">
    <w:abstractNumId w:val="2"/>
  </w:num>
  <w:num w:numId="9">
    <w:abstractNumId w:val="9"/>
  </w:num>
  <w:num w:numId="10">
    <w:abstractNumId w:val="5"/>
  </w:num>
  <w:num w:numId="11">
    <w:abstractNumId w:val="7"/>
  </w:num>
  <w:num w:numId="12">
    <w:abstractNumId w:val="14"/>
  </w:num>
  <w:num w:numId="13">
    <w:abstractNumId w:val="8"/>
  </w:num>
  <w:num w:numId="14">
    <w:abstractNumId w:val="4"/>
  </w:num>
  <w:num w:numId="15">
    <w:abstractNumId w:val="3"/>
  </w:num>
  <w:num w:numId="16">
    <w:abstractNumId w:val="1"/>
  </w:num>
  <w:num w:numId="17">
    <w:abstractNumId w:val="0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hael Morley">
    <w15:presenceInfo w15:providerId="AD" w15:userId="S::michael.morley@terminalfour.com::9eb6c6c5-88ff-4693-915c-c1458c6ba58f"/>
  </w15:person>
  <w15:person w15:author="Brittany Terpstra">
    <w15:presenceInfo w15:providerId="AD" w15:userId="S::Brittany.Terpstra@umb.edu::2ea5a850-1f9f-432b-8cc9-e00d6051e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noPunctuationKerning/>
  <w:characterSpacingControl w:val="doNotCompress"/>
  <w:hdrShapeDefaults>
    <o:shapedefaults v:ext="edit" spidmax="2049" fillcolor="none [3212]">
      <v:fill 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SzNDAwsjA0sQCSJko6SsGpxcWZ+XkgBRa1ALQUMgYsAAAA"/>
  </w:docVars>
  <w:rsids>
    <w:rsidRoot w:val="00DA1A16"/>
    <w:rsid w:val="000013A6"/>
    <w:rsid w:val="00003B01"/>
    <w:rsid w:val="00004645"/>
    <w:rsid w:val="00004E80"/>
    <w:rsid w:val="00005EF1"/>
    <w:rsid w:val="000068F6"/>
    <w:rsid w:val="00006AC9"/>
    <w:rsid w:val="00007AE3"/>
    <w:rsid w:val="000115FB"/>
    <w:rsid w:val="0001179C"/>
    <w:rsid w:val="000152F5"/>
    <w:rsid w:val="000178B2"/>
    <w:rsid w:val="000205B7"/>
    <w:rsid w:val="00020F23"/>
    <w:rsid w:val="00020FEA"/>
    <w:rsid w:val="00022C88"/>
    <w:rsid w:val="000267B7"/>
    <w:rsid w:val="00027F44"/>
    <w:rsid w:val="00030474"/>
    <w:rsid w:val="000315D1"/>
    <w:rsid w:val="00032AF9"/>
    <w:rsid w:val="00032F8D"/>
    <w:rsid w:val="0003558F"/>
    <w:rsid w:val="00036D82"/>
    <w:rsid w:val="00037D53"/>
    <w:rsid w:val="00041BAD"/>
    <w:rsid w:val="00042364"/>
    <w:rsid w:val="00044819"/>
    <w:rsid w:val="00044B12"/>
    <w:rsid w:val="00044EAA"/>
    <w:rsid w:val="00045928"/>
    <w:rsid w:val="00046A48"/>
    <w:rsid w:val="0004724E"/>
    <w:rsid w:val="00047AC2"/>
    <w:rsid w:val="00050653"/>
    <w:rsid w:val="0005069A"/>
    <w:rsid w:val="00051680"/>
    <w:rsid w:val="000516F6"/>
    <w:rsid w:val="000527A0"/>
    <w:rsid w:val="00052A00"/>
    <w:rsid w:val="0005374B"/>
    <w:rsid w:val="00054560"/>
    <w:rsid w:val="00055152"/>
    <w:rsid w:val="00055271"/>
    <w:rsid w:val="00056A9C"/>
    <w:rsid w:val="0006059F"/>
    <w:rsid w:val="0006212C"/>
    <w:rsid w:val="00062D04"/>
    <w:rsid w:val="000631B1"/>
    <w:rsid w:val="00063218"/>
    <w:rsid w:val="000642ED"/>
    <w:rsid w:val="00064F0F"/>
    <w:rsid w:val="000653FE"/>
    <w:rsid w:val="00066D54"/>
    <w:rsid w:val="00067549"/>
    <w:rsid w:val="00067F73"/>
    <w:rsid w:val="00070EEC"/>
    <w:rsid w:val="00074AC8"/>
    <w:rsid w:val="00074F23"/>
    <w:rsid w:val="0007560E"/>
    <w:rsid w:val="00076F9A"/>
    <w:rsid w:val="00077FF2"/>
    <w:rsid w:val="00080652"/>
    <w:rsid w:val="00080B7E"/>
    <w:rsid w:val="00081C52"/>
    <w:rsid w:val="00082105"/>
    <w:rsid w:val="000846D9"/>
    <w:rsid w:val="00084DAD"/>
    <w:rsid w:val="00085310"/>
    <w:rsid w:val="0008640E"/>
    <w:rsid w:val="000875FC"/>
    <w:rsid w:val="00087A3D"/>
    <w:rsid w:val="00091CDA"/>
    <w:rsid w:val="00093078"/>
    <w:rsid w:val="000945F0"/>
    <w:rsid w:val="00094604"/>
    <w:rsid w:val="00097805"/>
    <w:rsid w:val="00097F3E"/>
    <w:rsid w:val="000A0640"/>
    <w:rsid w:val="000A10DF"/>
    <w:rsid w:val="000A250D"/>
    <w:rsid w:val="000A559F"/>
    <w:rsid w:val="000A5971"/>
    <w:rsid w:val="000A5E7B"/>
    <w:rsid w:val="000B0264"/>
    <w:rsid w:val="000B1531"/>
    <w:rsid w:val="000B2362"/>
    <w:rsid w:val="000B2591"/>
    <w:rsid w:val="000B3B22"/>
    <w:rsid w:val="000B4034"/>
    <w:rsid w:val="000B55B6"/>
    <w:rsid w:val="000B573E"/>
    <w:rsid w:val="000B7885"/>
    <w:rsid w:val="000C1F43"/>
    <w:rsid w:val="000C6BDD"/>
    <w:rsid w:val="000D0025"/>
    <w:rsid w:val="000D46C3"/>
    <w:rsid w:val="000D6340"/>
    <w:rsid w:val="000E0699"/>
    <w:rsid w:val="000E16AA"/>
    <w:rsid w:val="000E2122"/>
    <w:rsid w:val="000E310A"/>
    <w:rsid w:val="000E5917"/>
    <w:rsid w:val="000E6E11"/>
    <w:rsid w:val="000F40AB"/>
    <w:rsid w:val="000F4C2C"/>
    <w:rsid w:val="000F5029"/>
    <w:rsid w:val="000F5A29"/>
    <w:rsid w:val="000F6AD0"/>
    <w:rsid w:val="000F7033"/>
    <w:rsid w:val="000F75AA"/>
    <w:rsid w:val="001011E2"/>
    <w:rsid w:val="001013FB"/>
    <w:rsid w:val="0010157A"/>
    <w:rsid w:val="0010196E"/>
    <w:rsid w:val="0010337E"/>
    <w:rsid w:val="001034ED"/>
    <w:rsid w:val="00103696"/>
    <w:rsid w:val="001046E3"/>
    <w:rsid w:val="00105253"/>
    <w:rsid w:val="00105CC6"/>
    <w:rsid w:val="00107A11"/>
    <w:rsid w:val="00107D69"/>
    <w:rsid w:val="001108F1"/>
    <w:rsid w:val="0011361A"/>
    <w:rsid w:val="001143E6"/>
    <w:rsid w:val="001148B8"/>
    <w:rsid w:val="0011530E"/>
    <w:rsid w:val="00115B4D"/>
    <w:rsid w:val="00115F50"/>
    <w:rsid w:val="0011601A"/>
    <w:rsid w:val="00116470"/>
    <w:rsid w:val="00116C2E"/>
    <w:rsid w:val="00121F76"/>
    <w:rsid w:val="00123760"/>
    <w:rsid w:val="00123826"/>
    <w:rsid w:val="001238AC"/>
    <w:rsid w:val="00124493"/>
    <w:rsid w:val="001272CD"/>
    <w:rsid w:val="0013210B"/>
    <w:rsid w:val="001326A4"/>
    <w:rsid w:val="0013433E"/>
    <w:rsid w:val="00135334"/>
    <w:rsid w:val="00135F74"/>
    <w:rsid w:val="00137408"/>
    <w:rsid w:val="001405F3"/>
    <w:rsid w:val="001410FC"/>
    <w:rsid w:val="001432A2"/>
    <w:rsid w:val="00143691"/>
    <w:rsid w:val="00143B5B"/>
    <w:rsid w:val="00144191"/>
    <w:rsid w:val="00144AC5"/>
    <w:rsid w:val="00144CBF"/>
    <w:rsid w:val="0014548E"/>
    <w:rsid w:val="00145546"/>
    <w:rsid w:val="001469E9"/>
    <w:rsid w:val="00146BD5"/>
    <w:rsid w:val="00147408"/>
    <w:rsid w:val="0014783A"/>
    <w:rsid w:val="00147B38"/>
    <w:rsid w:val="001513A4"/>
    <w:rsid w:val="001520F4"/>
    <w:rsid w:val="00152330"/>
    <w:rsid w:val="00152A8C"/>
    <w:rsid w:val="00152CC8"/>
    <w:rsid w:val="0015316D"/>
    <w:rsid w:val="00153210"/>
    <w:rsid w:val="001602A6"/>
    <w:rsid w:val="0016083C"/>
    <w:rsid w:val="0016120C"/>
    <w:rsid w:val="00161232"/>
    <w:rsid w:val="001616C8"/>
    <w:rsid w:val="00164BF1"/>
    <w:rsid w:val="00167863"/>
    <w:rsid w:val="0016793E"/>
    <w:rsid w:val="00170A5E"/>
    <w:rsid w:val="00170EC4"/>
    <w:rsid w:val="001726ED"/>
    <w:rsid w:val="00172F3F"/>
    <w:rsid w:val="0017440D"/>
    <w:rsid w:val="00176ABC"/>
    <w:rsid w:val="00176F2C"/>
    <w:rsid w:val="001824EE"/>
    <w:rsid w:val="00184DB0"/>
    <w:rsid w:val="00186160"/>
    <w:rsid w:val="0019109E"/>
    <w:rsid w:val="001922BB"/>
    <w:rsid w:val="00193382"/>
    <w:rsid w:val="0019573B"/>
    <w:rsid w:val="0019626D"/>
    <w:rsid w:val="00196B44"/>
    <w:rsid w:val="0019715E"/>
    <w:rsid w:val="00197809"/>
    <w:rsid w:val="00197AC8"/>
    <w:rsid w:val="001A020E"/>
    <w:rsid w:val="001A41A4"/>
    <w:rsid w:val="001B2737"/>
    <w:rsid w:val="001B410C"/>
    <w:rsid w:val="001B4612"/>
    <w:rsid w:val="001B7B22"/>
    <w:rsid w:val="001C06BE"/>
    <w:rsid w:val="001C0B06"/>
    <w:rsid w:val="001C1E1C"/>
    <w:rsid w:val="001C232C"/>
    <w:rsid w:val="001C2BCE"/>
    <w:rsid w:val="001C3509"/>
    <w:rsid w:val="001C362E"/>
    <w:rsid w:val="001C38F7"/>
    <w:rsid w:val="001C4700"/>
    <w:rsid w:val="001C5BF2"/>
    <w:rsid w:val="001C632D"/>
    <w:rsid w:val="001D4685"/>
    <w:rsid w:val="001D4EE8"/>
    <w:rsid w:val="001D6284"/>
    <w:rsid w:val="001D72E1"/>
    <w:rsid w:val="001D7F2A"/>
    <w:rsid w:val="001E0B0D"/>
    <w:rsid w:val="001E1C65"/>
    <w:rsid w:val="001E29DB"/>
    <w:rsid w:val="001E2E1C"/>
    <w:rsid w:val="001E3124"/>
    <w:rsid w:val="001E5E17"/>
    <w:rsid w:val="001E6477"/>
    <w:rsid w:val="001E6E56"/>
    <w:rsid w:val="001F040A"/>
    <w:rsid w:val="001F1161"/>
    <w:rsid w:val="001F25F1"/>
    <w:rsid w:val="001F372B"/>
    <w:rsid w:val="00200D00"/>
    <w:rsid w:val="00201DA7"/>
    <w:rsid w:val="0020328D"/>
    <w:rsid w:val="00203718"/>
    <w:rsid w:val="002066B0"/>
    <w:rsid w:val="00207F24"/>
    <w:rsid w:val="00210270"/>
    <w:rsid w:val="00210E99"/>
    <w:rsid w:val="0021181B"/>
    <w:rsid w:val="00213DD1"/>
    <w:rsid w:val="00213F0F"/>
    <w:rsid w:val="00214714"/>
    <w:rsid w:val="00217F6B"/>
    <w:rsid w:val="002200FE"/>
    <w:rsid w:val="00220740"/>
    <w:rsid w:val="00221F35"/>
    <w:rsid w:val="00222439"/>
    <w:rsid w:val="0022360C"/>
    <w:rsid w:val="002236D5"/>
    <w:rsid w:val="0022374A"/>
    <w:rsid w:val="00226EEE"/>
    <w:rsid w:val="00230BB6"/>
    <w:rsid w:val="00230EB5"/>
    <w:rsid w:val="0023139C"/>
    <w:rsid w:val="00234CBF"/>
    <w:rsid w:val="0023516B"/>
    <w:rsid w:val="00241C67"/>
    <w:rsid w:val="00241DDF"/>
    <w:rsid w:val="002421C7"/>
    <w:rsid w:val="00243CFB"/>
    <w:rsid w:val="002442F8"/>
    <w:rsid w:val="002448F3"/>
    <w:rsid w:val="00247335"/>
    <w:rsid w:val="00251342"/>
    <w:rsid w:val="00252F89"/>
    <w:rsid w:val="00253984"/>
    <w:rsid w:val="00253D3D"/>
    <w:rsid w:val="002569AB"/>
    <w:rsid w:val="00257C0D"/>
    <w:rsid w:val="00261545"/>
    <w:rsid w:val="002617CF"/>
    <w:rsid w:val="002639B4"/>
    <w:rsid w:val="00263F80"/>
    <w:rsid w:val="002643F4"/>
    <w:rsid w:val="00264675"/>
    <w:rsid w:val="00264C83"/>
    <w:rsid w:val="00267E9A"/>
    <w:rsid w:val="00270074"/>
    <w:rsid w:val="00272A66"/>
    <w:rsid w:val="002734F9"/>
    <w:rsid w:val="00273FC1"/>
    <w:rsid w:val="00276F2D"/>
    <w:rsid w:val="002804C3"/>
    <w:rsid w:val="002806EB"/>
    <w:rsid w:val="002808C6"/>
    <w:rsid w:val="00280CCB"/>
    <w:rsid w:val="00280D27"/>
    <w:rsid w:val="00281DDD"/>
    <w:rsid w:val="00283760"/>
    <w:rsid w:val="00283C81"/>
    <w:rsid w:val="00286D63"/>
    <w:rsid w:val="00286FAF"/>
    <w:rsid w:val="002877A4"/>
    <w:rsid w:val="002904E5"/>
    <w:rsid w:val="00292693"/>
    <w:rsid w:val="002929E7"/>
    <w:rsid w:val="00295333"/>
    <w:rsid w:val="002955F0"/>
    <w:rsid w:val="00295691"/>
    <w:rsid w:val="0029603B"/>
    <w:rsid w:val="00297A26"/>
    <w:rsid w:val="00297B7A"/>
    <w:rsid w:val="00297E12"/>
    <w:rsid w:val="002A23B6"/>
    <w:rsid w:val="002A2E7F"/>
    <w:rsid w:val="002A32F8"/>
    <w:rsid w:val="002A5350"/>
    <w:rsid w:val="002A6D27"/>
    <w:rsid w:val="002A6F46"/>
    <w:rsid w:val="002A74B5"/>
    <w:rsid w:val="002B1886"/>
    <w:rsid w:val="002B2BA5"/>
    <w:rsid w:val="002B2E8D"/>
    <w:rsid w:val="002B3B5A"/>
    <w:rsid w:val="002B3C03"/>
    <w:rsid w:val="002B4287"/>
    <w:rsid w:val="002B5B14"/>
    <w:rsid w:val="002B5F66"/>
    <w:rsid w:val="002B6174"/>
    <w:rsid w:val="002C027D"/>
    <w:rsid w:val="002C06DA"/>
    <w:rsid w:val="002C142D"/>
    <w:rsid w:val="002C1873"/>
    <w:rsid w:val="002C20E4"/>
    <w:rsid w:val="002C288C"/>
    <w:rsid w:val="002C3124"/>
    <w:rsid w:val="002C37B4"/>
    <w:rsid w:val="002C4AA7"/>
    <w:rsid w:val="002C6404"/>
    <w:rsid w:val="002C6F48"/>
    <w:rsid w:val="002C7DA5"/>
    <w:rsid w:val="002D2155"/>
    <w:rsid w:val="002D235C"/>
    <w:rsid w:val="002D400D"/>
    <w:rsid w:val="002D44EF"/>
    <w:rsid w:val="002D5A0F"/>
    <w:rsid w:val="002D7102"/>
    <w:rsid w:val="002E096F"/>
    <w:rsid w:val="002E12D0"/>
    <w:rsid w:val="002E1492"/>
    <w:rsid w:val="002E1E28"/>
    <w:rsid w:val="002E24B8"/>
    <w:rsid w:val="002E2CFD"/>
    <w:rsid w:val="002E3F4C"/>
    <w:rsid w:val="002E4874"/>
    <w:rsid w:val="002E576F"/>
    <w:rsid w:val="002E6165"/>
    <w:rsid w:val="002E7E23"/>
    <w:rsid w:val="002F20B5"/>
    <w:rsid w:val="002F3078"/>
    <w:rsid w:val="002F4578"/>
    <w:rsid w:val="002F53BF"/>
    <w:rsid w:val="002F6A07"/>
    <w:rsid w:val="002F779F"/>
    <w:rsid w:val="002F783E"/>
    <w:rsid w:val="002F79A3"/>
    <w:rsid w:val="002F7A96"/>
    <w:rsid w:val="002F7B3F"/>
    <w:rsid w:val="0030002B"/>
    <w:rsid w:val="003003AE"/>
    <w:rsid w:val="003025C7"/>
    <w:rsid w:val="00302D8C"/>
    <w:rsid w:val="0030415A"/>
    <w:rsid w:val="00304165"/>
    <w:rsid w:val="00304326"/>
    <w:rsid w:val="003048FF"/>
    <w:rsid w:val="003055F4"/>
    <w:rsid w:val="003062C1"/>
    <w:rsid w:val="00310BD7"/>
    <w:rsid w:val="00312789"/>
    <w:rsid w:val="00312FEA"/>
    <w:rsid w:val="00314573"/>
    <w:rsid w:val="0031646E"/>
    <w:rsid w:val="00317349"/>
    <w:rsid w:val="003216D4"/>
    <w:rsid w:val="0032397C"/>
    <w:rsid w:val="00324A3F"/>
    <w:rsid w:val="00324F4F"/>
    <w:rsid w:val="00325625"/>
    <w:rsid w:val="00325A25"/>
    <w:rsid w:val="0033072C"/>
    <w:rsid w:val="00330E1A"/>
    <w:rsid w:val="00331109"/>
    <w:rsid w:val="00331542"/>
    <w:rsid w:val="00331A50"/>
    <w:rsid w:val="00332C3A"/>
    <w:rsid w:val="00333DEF"/>
    <w:rsid w:val="00333EAB"/>
    <w:rsid w:val="003350FF"/>
    <w:rsid w:val="003357F8"/>
    <w:rsid w:val="00336648"/>
    <w:rsid w:val="00336C02"/>
    <w:rsid w:val="00337C88"/>
    <w:rsid w:val="003403CB"/>
    <w:rsid w:val="0034064D"/>
    <w:rsid w:val="00340809"/>
    <w:rsid w:val="003412BE"/>
    <w:rsid w:val="0034320C"/>
    <w:rsid w:val="00343747"/>
    <w:rsid w:val="00346B4E"/>
    <w:rsid w:val="003512B7"/>
    <w:rsid w:val="00351410"/>
    <w:rsid w:val="003518E4"/>
    <w:rsid w:val="00351C30"/>
    <w:rsid w:val="003535FB"/>
    <w:rsid w:val="00353A39"/>
    <w:rsid w:val="003550B4"/>
    <w:rsid w:val="00356849"/>
    <w:rsid w:val="0036149E"/>
    <w:rsid w:val="003636DA"/>
    <w:rsid w:val="0036404A"/>
    <w:rsid w:val="003661E7"/>
    <w:rsid w:val="00370926"/>
    <w:rsid w:val="0037181F"/>
    <w:rsid w:val="00373F5E"/>
    <w:rsid w:val="003748B1"/>
    <w:rsid w:val="00374B94"/>
    <w:rsid w:val="0037612F"/>
    <w:rsid w:val="00377021"/>
    <w:rsid w:val="003774D1"/>
    <w:rsid w:val="00377AD9"/>
    <w:rsid w:val="00382E39"/>
    <w:rsid w:val="003832E0"/>
    <w:rsid w:val="00383DC1"/>
    <w:rsid w:val="003842AB"/>
    <w:rsid w:val="00387F6C"/>
    <w:rsid w:val="00393341"/>
    <w:rsid w:val="00394F97"/>
    <w:rsid w:val="003976E3"/>
    <w:rsid w:val="003A24D8"/>
    <w:rsid w:val="003A2590"/>
    <w:rsid w:val="003A2E17"/>
    <w:rsid w:val="003A4A9A"/>
    <w:rsid w:val="003A5650"/>
    <w:rsid w:val="003A5CC2"/>
    <w:rsid w:val="003A6198"/>
    <w:rsid w:val="003A63F7"/>
    <w:rsid w:val="003A7226"/>
    <w:rsid w:val="003A792D"/>
    <w:rsid w:val="003B077E"/>
    <w:rsid w:val="003B13BE"/>
    <w:rsid w:val="003B1894"/>
    <w:rsid w:val="003B189F"/>
    <w:rsid w:val="003B2AAD"/>
    <w:rsid w:val="003B4834"/>
    <w:rsid w:val="003B515B"/>
    <w:rsid w:val="003B52D3"/>
    <w:rsid w:val="003B6302"/>
    <w:rsid w:val="003C16AB"/>
    <w:rsid w:val="003C2292"/>
    <w:rsid w:val="003C26E5"/>
    <w:rsid w:val="003C2BAB"/>
    <w:rsid w:val="003C310B"/>
    <w:rsid w:val="003C3FF1"/>
    <w:rsid w:val="003C4ECC"/>
    <w:rsid w:val="003C51A1"/>
    <w:rsid w:val="003C5B97"/>
    <w:rsid w:val="003C6605"/>
    <w:rsid w:val="003C6E7D"/>
    <w:rsid w:val="003C79B2"/>
    <w:rsid w:val="003D0519"/>
    <w:rsid w:val="003D0E69"/>
    <w:rsid w:val="003D1599"/>
    <w:rsid w:val="003D1BB2"/>
    <w:rsid w:val="003D1D42"/>
    <w:rsid w:val="003D22DF"/>
    <w:rsid w:val="003D25A2"/>
    <w:rsid w:val="003D3FC1"/>
    <w:rsid w:val="003D4589"/>
    <w:rsid w:val="003D4DA0"/>
    <w:rsid w:val="003D69D0"/>
    <w:rsid w:val="003E0B60"/>
    <w:rsid w:val="003E3F45"/>
    <w:rsid w:val="003E3FA6"/>
    <w:rsid w:val="003E629D"/>
    <w:rsid w:val="003E7411"/>
    <w:rsid w:val="003E76A6"/>
    <w:rsid w:val="003F0931"/>
    <w:rsid w:val="003F0996"/>
    <w:rsid w:val="003F0B9E"/>
    <w:rsid w:val="003F17EC"/>
    <w:rsid w:val="003F1939"/>
    <w:rsid w:val="003F28E8"/>
    <w:rsid w:val="003F360B"/>
    <w:rsid w:val="003F5E5A"/>
    <w:rsid w:val="003F7EA6"/>
    <w:rsid w:val="00400170"/>
    <w:rsid w:val="00400593"/>
    <w:rsid w:val="00401BBD"/>
    <w:rsid w:val="00401E44"/>
    <w:rsid w:val="00403C0C"/>
    <w:rsid w:val="00403CF6"/>
    <w:rsid w:val="0040488B"/>
    <w:rsid w:val="00404AC2"/>
    <w:rsid w:val="00405BA9"/>
    <w:rsid w:val="004105A6"/>
    <w:rsid w:val="00410A05"/>
    <w:rsid w:val="00411798"/>
    <w:rsid w:val="004120E5"/>
    <w:rsid w:val="00412766"/>
    <w:rsid w:val="004127E0"/>
    <w:rsid w:val="00414404"/>
    <w:rsid w:val="004149FE"/>
    <w:rsid w:val="0041672D"/>
    <w:rsid w:val="00416D65"/>
    <w:rsid w:val="004176D3"/>
    <w:rsid w:val="00417BC6"/>
    <w:rsid w:val="00421280"/>
    <w:rsid w:val="00421281"/>
    <w:rsid w:val="00423AB0"/>
    <w:rsid w:val="00426407"/>
    <w:rsid w:val="00427081"/>
    <w:rsid w:val="004279A6"/>
    <w:rsid w:val="00427B86"/>
    <w:rsid w:val="00427D8A"/>
    <w:rsid w:val="00431C3B"/>
    <w:rsid w:val="00433D29"/>
    <w:rsid w:val="00434C30"/>
    <w:rsid w:val="0043550E"/>
    <w:rsid w:val="00436193"/>
    <w:rsid w:val="0043689B"/>
    <w:rsid w:val="00436A69"/>
    <w:rsid w:val="00436F14"/>
    <w:rsid w:val="004371D9"/>
    <w:rsid w:val="00437B43"/>
    <w:rsid w:val="00437B61"/>
    <w:rsid w:val="00440FF6"/>
    <w:rsid w:val="00441104"/>
    <w:rsid w:val="004416EC"/>
    <w:rsid w:val="00442EDD"/>
    <w:rsid w:val="00446067"/>
    <w:rsid w:val="0044641C"/>
    <w:rsid w:val="0044750F"/>
    <w:rsid w:val="00450674"/>
    <w:rsid w:val="00451B46"/>
    <w:rsid w:val="0045295A"/>
    <w:rsid w:val="004539E8"/>
    <w:rsid w:val="00453EDF"/>
    <w:rsid w:val="00454591"/>
    <w:rsid w:val="004546AA"/>
    <w:rsid w:val="00455A75"/>
    <w:rsid w:val="00456278"/>
    <w:rsid w:val="00457AF9"/>
    <w:rsid w:val="0046086A"/>
    <w:rsid w:val="00460CA3"/>
    <w:rsid w:val="004615F4"/>
    <w:rsid w:val="00461944"/>
    <w:rsid w:val="00462606"/>
    <w:rsid w:val="00464B46"/>
    <w:rsid w:val="00464EA4"/>
    <w:rsid w:val="0046751E"/>
    <w:rsid w:val="0047193C"/>
    <w:rsid w:val="004719C4"/>
    <w:rsid w:val="004724AD"/>
    <w:rsid w:val="004726A3"/>
    <w:rsid w:val="004727A7"/>
    <w:rsid w:val="00473257"/>
    <w:rsid w:val="00473A90"/>
    <w:rsid w:val="004743C3"/>
    <w:rsid w:val="00475042"/>
    <w:rsid w:val="0047622C"/>
    <w:rsid w:val="0047643E"/>
    <w:rsid w:val="00484CE5"/>
    <w:rsid w:val="00484FCB"/>
    <w:rsid w:val="00487364"/>
    <w:rsid w:val="004878D2"/>
    <w:rsid w:val="0049001E"/>
    <w:rsid w:val="0049183B"/>
    <w:rsid w:val="004923B3"/>
    <w:rsid w:val="00492999"/>
    <w:rsid w:val="00492A7A"/>
    <w:rsid w:val="00493003"/>
    <w:rsid w:val="00493472"/>
    <w:rsid w:val="00496553"/>
    <w:rsid w:val="0049697D"/>
    <w:rsid w:val="00497178"/>
    <w:rsid w:val="004A0290"/>
    <w:rsid w:val="004A06D7"/>
    <w:rsid w:val="004A1135"/>
    <w:rsid w:val="004A1D33"/>
    <w:rsid w:val="004A2C53"/>
    <w:rsid w:val="004A4021"/>
    <w:rsid w:val="004A46B1"/>
    <w:rsid w:val="004A48D1"/>
    <w:rsid w:val="004A4CED"/>
    <w:rsid w:val="004A5B61"/>
    <w:rsid w:val="004A5C24"/>
    <w:rsid w:val="004A5FCB"/>
    <w:rsid w:val="004B1A57"/>
    <w:rsid w:val="004B25E1"/>
    <w:rsid w:val="004B27EA"/>
    <w:rsid w:val="004B48C8"/>
    <w:rsid w:val="004B51A6"/>
    <w:rsid w:val="004B55C4"/>
    <w:rsid w:val="004B5EA4"/>
    <w:rsid w:val="004B6322"/>
    <w:rsid w:val="004B722F"/>
    <w:rsid w:val="004C0F89"/>
    <w:rsid w:val="004C1263"/>
    <w:rsid w:val="004C19F5"/>
    <w:rsid w:val="004C1FB0"/>
    <w:rsid w:val="004C2534"/>
    <w:rsid w:val="004C274B"/>
    <w:rsid w:val="004C2A2A"/>
    <w:rsid w:val="004C2FFC"/>
    <w:rsid w:val="004C3EF4"/>
    <w:rsid w:val="004C3F70"/>
    <w:rsid w:val="004C5432"/>
    <w:rsid w:val="004C54E5"/>
    <w:rsid w:val="004C5E88"/>
    <w:rsid w:val="004C68D8"/>
    <w:rsid w:val="004C6DD2"/>
    <w:rsid w:val="004D46B5"/>
    <w:rsid w:val="004D4F3C"/>
    <w:rsid w:val="004D7C3D"/>
    <w:rsid w:val="004E0E38"/>
    <w:rsid w:val="004E1DDA"/>
    <w:rsid w:val="004E3B17"/>
    <w:rsid w:val="004E3E94"/>
    <w:rsid w:val="004E5C81"/>
    <w:rsid w:val="004E6498"/>
    <w:rsid w:val="004E694E"/>
    <w:rsid w:val="004E6FCE"/>
    <w:rsid w:val="004F0E74"/>
    <w:rsid w:val="004F1FAF"/>
    <w:rsid w:val="004F260E"/>
    <w:rsid w:val="004F396A"/>
    <w:rsid w:val="004F44E0"/>
    <w:rsid w:val="004F5693"/>
    <w:rsid w:val="004F58F6"/>
    <w:rsid w:val="004F5FB6"/>
    <w:rsid w:val="004F676B"/>
    <w:rsid w:val="004F73AC"/>
    <w:rsid w:val="004F7C74"/>
    <w:rsid w:val="005000B6"/>
    <w:rsid w:val="00500B1D"/>
    <w:rsid w:val="005012BE"/>
    <w:rsid w:val="00501FB0"/>
    <w:rsid w:val="00502D0B"/>
    <w:rsid w:val="0050316D"/>
    <w:rsid w:val="00503DC7"/>
    <w:rsid w:val="00513D0E"/>
    <w:rsid w:val="00514072"/>
    <w:rsid w:val="00515FAF"/>
    <w:rsid w:val="0051703F"/>
    <w:rsid w:val="005171D4"/>
    <w:rsid w:val="0051766F"/>
    <w:rsid w:val="00517F92"/>
    <w:rsid w:val="00520208"/>
    <w:rsid w:val="00520927"/>
    <w:rsid w:val="00520E95"/>
    <w:rsid w:val="00522869"/>
    <w:rsid w:val="0052354D"/>
    <w:rsid w:val="005237F3"/>
    <w:rsid w:val="00524354"/>
    <w:rsid w:val="005257B8"/>
    <w:rsid w:val="0052586D"/>
    <w:rsid w:val="0052736E"/>
    <w:rsid w:val="00530338"/>
    <w:rsid w:val="005304E5"/>
    <w:rsid w:val="00531576"/>
    <w:rsid w:val="005323A1"/>
    <w:rsid w:val="00532702"/>
    <w:rsid w:val="005327D8"/>
    <w:rsid w:val="00533194"/>
    <w:rsid w:val="00533B82"/>
    <w:rsid w:val="00533CF2"/>
    <w:rsid w:val="00533E5E"/>
    <w:rsid w:val="00534059"/>
    <w:rsid w:val="00534F23"/>
    <w:rsid w:val="00536F76"/>
    <w:rsid w:val="00537A54"/>
    <w:rsid w:val="00542A1A"/>
    <w:rsid w:val="00544083"/>
    <w:rsid w:val="00545CAB"/>
    <w:rsid w:val="00546DA3"/>
    <w:rsid w:val="00551EEA"/>
    <w:rsid w:val="00552072"/>
    <w:rsid w:val="00552388"/>
    <w:rsid w:val="00552DF2"/>
    <w:rsid w:val="00553617"/>
    <w:rsid w:val="005536B6"/>
    <w:rsid w:val="00553DBA"/>
    <w:rsid w:val="00554D15"/>
    <w:rsid w:val="00556BAF"/>
    <w:rsid w:val="005607CB"/>
    <w:rsid w:val="005612BA"/>
    <w:rsid w:val="00561C3A"/>
    <w:rsid w:val="005662EF"/>
    <w:rsid w:val="005663FF"/>
    <w:rsid w:val="00566BC9"/>
    <w:rsid w:val="00570047"/>
    <w:rsid w:val="005700E5"/>
    <w:rsid w:val="00570899"/>
    <w:rsid w:val="005711BD"/>
    <w:rsid w:val="00571746"/>
    <w:rsid w:val="0057226F"/>
    <w:rsid w:val="0057357A"/>
    <w:rsid w:val="00573F92"/>
    <w:rsid w:val="00573FFF"/>
    <w:rsid w:val="00574088"/>
    <w:rsid w:val="0057414C"/>
    <w:rsid w:val="00574D88"/>
    <w:rsid w:val="00576458"/>
    <w:rsid w:val="005767D5"/>
    <w:rsid w:val="005769DE"/>
    <w:rsid w:val="00576C21"/>
    <w:rsid w:val="00577CB4"/>
    <w:rsid w:val="005800A2"/>
    <w:rsid w:val="00580571"/>
    <w:rsid w:val="00581C71"/>
    <w:rsid w:val="00581D95"/>
    <w:rsid w:val="00581F09"/>
    <w:rsid w:val="00581F0E"/>
    <w:rsid w:val="005821E9"/>
    <w:rsid w:val="00582627"/>
    <w:rsid w:val="0058314A"/>
    <w:rsid w:val="00583B12"/>
    <w:rsid w:val="00586AD3"/>
    <w:rsid w:val="00590523"/>
    <w:rsid w:val="005912B0"/>
    <w:rsid w:val="005917C4"/>
    <w:rsid w:val="005918AD"/>
    <w:rsid w:val="005927DB"/>
    <w:rsid w:val="005953F5"/>
    <w:rsid w:val="00595B31"/>
    <w:rsid w:val="00596556"/>
    <w:rsid w:val="005974FE"/>
    <w:rsid w:val="00597F5B"/>
    <w:rsid w:val="005A51E5"/>
    <w:rsid w:val="005A7F1A"/>
    <w:rsid w:val="005B1266"/>
    <w:rsid w:val="005B508C"/>
    <w:rsid w:val="005B6461"/>
    <w:rsid w:val="005B6844"/>
    <w:rsid w:val="005B6E7B"/>
    <w:rsid w:val="005B7207"/>
    <w:rsid w:val="005C1C56"/>
    <w:rsid w:val="005C2C1C"/>
    <w:rsid w:val="005C302A"/>
    <w:rsid w:val="005C3B4C"/>
    <w:rsid w:val="005C42E4"/>
    <w:rsid w:val="005C464B"/>
    <w:rsid w:val="005C5869"/>
    <w:rsid w:val="005C5885"/>
    <w:rsid w:val="005C6581"/>
    <w:rsid w:val="005C78EB"/>
    <w:rsid w:val="005C7E5A"/>
    <w:rsid w:val="005D1E23"/>
    <w:rsid w:val="005D2ECD"/>
    <w:rsid w:val="005D39C7"/>
    <w:rsid w:val="005D52D1"/>
    <w:rsid w:val="005D5615"/>
    <w:rsid w:val="005D65FD"/>
    <w:rsid w:val="005E035E"/>
    <w:rsid w:val="005E0763"/>
    <w:rsid w:val="005E0CC5"/>
    <w:rsid w:val="005E2D53"/>
    <w:rsid w:val="005E34A6"/>
    <w:rsid w:val="005E6344"/>
    <w:rsid w:val="005E63E5"/>
    <w:rsid w:val="005E7301"/>
    <w:rsid w:val="005E7C64"/>
    <w:rsid w:val="005F1202"/>
    <w:rsid w:val="005F1439"/>
    <w:rsid w:val="005F45E9"/>
    <w:rsid w:val="005F49AD"/>
    <w:rsid w:val="005F552A"/>
    <w:rsid w:val="005F6621"/>
    <w:rsid w:val="005F66C2"/>
    <w:rsid w:val="005F6B8A"/>
    <w:rsid w:val="005F7909"/>
    <w:rsid w:val="006000D6"/>
    <w:rsid w:val="0060053B"/>
    <w:rsid w:val="006008C3"/>
    <w:rsid w:val="00602A5A"/>
    <w:rsid w:val="00602F84"/>
    <w:rsid w:val="0060327E"/>
    <w:rsid w:val="00604796"/>
    <w:rsid w:val="00605CBB"/>
    <w:rsid w:val="00611713"/>
    <w:rsid w:val="00611861"/>
    <w:rsid w:val="006153E1"/>
    <w:rsid w:val="006163E9"/>
    <w:rsid w:val="00616784"/>
    <w:rsid w:val="00616F48"/>
    <w:rsid w:val="00617DFC"/>
    <w:rsid w:val="00620280"/>
    <w:rsid w:val="006222C2"/>
    <w:rsid w:val="006232F2"/>
    <w:rsid w:val="00623BA5"/>
    <w:rsid w:val="00624A76"/>
    <w:rsid w:val="00626DB5"/>
    <w:rsid w:val="006319E8"/>
    <w:rsid w:val="00632C99"/>
    <w:rsid w:val="00633552"/>
    <w:rsid w:val="00633613"/>
    <w:rsid w:val="00634905"/>
    <w:rsid w:val="00636361"/>
    <w:rsid w:val="0063650D"/>
    <w:rsid w:val="00636BC1"/>
    <w:rsid w:val="0064045A"/>
    <w:rsid w:val="006409D8"/>
    <w:rsid w:val="00642579"/>
    <w:rsid w:val="00642B70"/>
    <w:rsid w:val="00644411"/>
    <w:rsid w:val="0064459C"/>
    <w:rsid w:val="00644C02"/>
    <w:rsid w:val="00645F43"/>
    <w:rsid w:val="0064688C"/>
    <w:rsid w:val="006478BC"/>
    <w:rsid w:val="00647F33"/>
    <w:rsid w:val="006501C9"/>
    <w:rsid w:val="00650D1D"/>
    <w:rsid w:val="006510AB"/>
    <w:rsid w:val="00652791"/>
    <w:rsid w:val="006545DB"/>
    <w:rsid w:val="00654A06"/>
    <w:rsid w:val="00655BCB"/>
    <w:rsid w:val="00656992"/>
    <w:rsid w:val="00656999"/>
    <w:rsid w:val="00656DED"/>
    <w:rsid w:val="0065790F"/>
    <w:rsid w:val="00657D75"/>
    <w:rsid w:val="00661C08"/>
    <w:rsid w:val="00662A7F"/>
    <w:rsid w:val="006632D3"/>
    <w:rsid w:val="00663A53"/>
    <w:rsid w:val="00664457"/>
    <w:rsid w:val="0066497E"/>
    <w:rsid w:val="006657AF"/>
    <w:rsid w:val="00666DDB"/>
    <w:rsid w:val="00666EB9"/>
    <w:rsid w:val="00667C15"/>
    <w:rsid w:val="00671E94"/>
    <w:rsid w:val="00671F92"/>
    <w:rsid w:val="00672FA0"/>
    <w:rsid w:val="00673965"/>
    <w:rsid w:val="00674C99"/>
    <w:rsid w:val="00674DF8"/>
    <w:rsid w:val="0067516D"/>
    <w:rsid w:val="006753B8"/>
    <w:rsid w:val="00675CBF"/>
    <w:rsid w:val="00676078"/>
    <w:rsid w:val="00676294"/>
    <w:rsid w:val="00677900"/>
    <w:rsid w:val="00677C9D"/>
    <w:rsid w:val="006802B5"/>
    <w:rsid w:val="00680502"/>
    <w:rsid w:val="006837F5"/>
    <w:rsid w:val="0068601A"/>
    <w:rsid w:val="00686312"/>
    <w:rsid w:val="00686DAD"/>
    <w:rsid w:val="00690954"/>
    <w:rsid w:val="00691262"/>
    <w:rsid w:val="0069233B"/>
    <w:rsid w:val="00692BD9"/>
    <w:rsid w:val="006945AB"/>
    <w:rsid w:val="00694A6F"/>
    <w:rsid w:val="006956C9"/>
    <w:rsid w:val="006963F7"/>
    <w:rsid w:val="00696424"/>
    <w:rsid w:val="00696702"/>
    <w:rsid w:val="00697A6A"/>
    <w:rsid w:val="006A02DD"/>
    <w:rsid w:val="006A2C51"/>
    <w:rsid w:val="006A3BEF"/>
    <w:rsid w:val="006A4164"/>
    <w:rsid w:val="006A4F0B"/>
    <w:rsid w:val="006A5699"/>
    <w:rsid w:val="006A5803"/>
    <w:rsid w:val="006A5AFB"/>
    <w:rsid w:val="006A6CAD"/>
    <w:rsid w:val="006A7221"/>
    <w:rsid w:val="006A7E6C"/>
    <w:rsid w:val="006B00B4"/>
    <w:rsid w:val="006B1720"/>
    <w:rsid w:val="006B1CCB"/>
    <w:rsid w:val="006B2403"/>
    <w:rsid w:val="006B2828"/>
    <w:rsid w:val="006B2C89"/>
    <w:rsid w:val="006B447E"/>
    <w:rsid w:val="006B51D6"/>
    <w:rsid w:val="006C3465"/>
    <w:rsid w:val="006C5DBB"/>
    <w:rsid w:val="006C7925"/>
    <w:rsid w:val="006D17F4"/>
    <w:rsid w:val="006D2412"/>
    <w:rsid w:val="006D3444"/>
    <w:rsid w:val="006D35BE"/>
    <w:rsid w:val="006D5FB4"/>
    <w:rsid w:val="006D69FA"/>
    <w:rsid w:val="006E0EF8"/>
    <w:rsid w:val="006E2C40"/>
    <w:rsid w:val="006E387C"/>
    <w:rsid w:val="006E444B"/>
    <w:rsid w:val="006E4A5A"/>
    <w:rsid w:val="006E4D0A"/>
    <w:rsid w:val="006E4DA2"/>
    <w:rsid w:val="006E59BB"/>
    <w:rsid w:val="006E6C02"/>
    <w:rsid w:val="006E791A"/>
    <w:rsid w:val="006F077B"/>
    <w:rsid w:val="006F0B69"/>
    <w:rsid w:val="006F1C41"/>
    <w:rsid w:val="006F2487"/>
    <w:rsid w:val="006F3DFA"/>
    <w:rsid w:val="006F406E"/>
    <w:rsid w:val="006F60B4"/>
    <w:rsid w:val="006F77FC"/>
    <w:rsid w:val="006F7D75"/>
    <w:rsid w:val="00700344"/>
    <w:rsid w:val="0070165F"/>
    <w:rsid w:val="00701845"/>
    <w:rsid w:val="007028F2"/>
    <w:rsid w:val="00702ED8"/>
    <w:rsid w:val="007039C4"/>
    <w:rsid w:val="00705629"/>
    <w:rsid w:val="00705BC1"/>
    <w:rsid w:val="007067E5"/>
    <w:rsid w:val="007073FB"/>
    <w:rsid w:val="007108C9"/>
    <w:rsid w:val="00712177"/>
    <w:rsid w:val="00712B64"/>
    <w:rsid w:val="00714E96"/>
    <w:rsid w:val="00715F01"/>
    <w:rsid w:val="00721146"/>
    <w:rsid w:val="0072189A"/>
    <w:rsid w:val="00722669"/>
    <w:rsid w:val="0072458F"/>
    <w:rsid w:val="007251CF"/>
    <w:rsid w:val="00725870"/>
    <w:rsid w:val="00726111"/>
    <w:rsid w:val="00726D31"/>
    <w:rsid w:val="0073219A"/>
    <w:rsid w:val="00732374"/>
    <w:rsid w:val="00732965"/>
    <w:rsid w:val="00734335"/>
    <w:rsid w:val="007344F4"/>
    <w:rsid w:val="00735F83"/>
    <w:rsid w:val="0073644D"/>
    <w:rsid w:val="00736518"/>
    <w:rsid w:val="00736B11"/>
    <w:rsid w:val="00736C22"/>
    <w:rsid w:val="00737589"/>
    <w:rsid w:val="007376CB"/>
    <w:rsid w:val="0073777C"/>
    <w:rsid w:val="007377EF"/>
    <w:rsid w:val="00737F68"/>
    <w:rsid w:val="00740563"/>
    <w:rsid w:val="00740840"/>
    <w:rsid w:val="0074135F"/>
    <w:rsid w:val="0074153F"/>
    <w:rsid w:val="00741ABA"/>
    <w:rsid w:val="00741BDF"/>
    <w:rsid w:val="00744040"/>
    <w:rsid w:val="00744106"/>
    <w:rsid w:val="00745A56"/>
    <w:rsid w:val="00746E7E"/>
    <w:rsid w:val="00750BE0"/>
    <w:rsid w:val="0075117E"/>
    <w:rsid w:val="00752D67"/>
    <w:rsid w:val="00754861"/>
    <w:rsid w:val="007559A5"/>
    <w:rsid w:val="0075629B"/>
    <w:rsid w:val="007613B0"/>
    <w:rsid w:val="00761E71"/>
    <w:rsid w:val="007639C5"/>
    <w:rsid w:val="00763B3A"/>
    <w:rsid w:val="00764093"/>
    <w:rsid w:val="0076678A"/>
    <w:rsid w:val="00766EDB"/>
    <w:rsid w:val="007677F3"/>
    <w:rsid w:val="00770015"/>
    <w:rsid w:val="00770380"/>
    <w:rsid w:val="00771981"/>
    <w:rsid w:val="00771AD9"/>
    <w:rsid w:val="00771F10"/>
    <w:rsid w:val="0077252B"/>
    <w:rsid w:val="00774D41"/>
    <w:rsid w:val="00774DF7"/>
    <w:rsid w:val="00775368"/>
    <w:rsid w:val="00775ED3"/>
    <w:rsid w:val="0077665A"/>
    <w:rsid w:val="007779F7"/>
    <w:rsid w:val="00780144"/>
    <w:rsid w:val="00784501"/>
    <w:rsid w:val="0078533B"/>
    <w:rsid w:val="00786716"/>
    <w:rsid w:val="007869C7"/>
    <w:rsid w:val="007913D2"/>
    <w:rsid w:val="00791AA8"/>
    <w:rsid w:val="00792CDD"/>
    <w:rsid w:val="00793689"/>
    <w:rsid w:val="007958BE"/>
    <w:rsid w:val="00795F3D"/>
    <w:rsid w:val="00795FDA"/>
    <w:rsid w:val="007A0189"/>
    <w:rsid w:val="007A2604"/>
    <w:rsid w:val="007A52C9"/>
    <w:rsid w:val="007A56B4"/>
    <w:rsid w:val="007A5C5A"/>
    <w:rsid w:val="007A70D2"/>
    <w:rsid w:val="007B0F22"/>
    <w:rsid w:val="007B21EB"/>
    <w:rsid w:val="007B4638"/>
    <w:rsid w:val="007B4B54"/>
    <w:rsid w:val="007B56FB"/>
    <w:rsid w:val="007B589F"/>
    <w:rsid w:val="007B6F7A"/>
    <w:rsid w:val="007B74DC"/>
    <w:rsid w:val="007C05B4"/>
    <w:rsid w:val="007C088D"/>
    <w:rsid w:val="007C0A35"/>
    <w:rsid w:val="007C15B7"/>
    <w:rsid w:val="007C201C"/>
    <w:rsid w:val="007C2FF2"/>
    <w:rsid w:val="007C3B6E"/>
    <w:rsid w:val="007C49F6"/>
    <w:rsid w:val="007C4A00"/>
    <w:rsid w:val="007C722E"/>
    <w:rsid w:val="007D0228"/>
    <w:rsid w:val="007D0596"/>
    <w:rsid w:val="007D0C34"/>
    <w:rsid w:val="007D1697"/>
    <w:rsid w:val="007D18EF"/>
    <w:rsid w:val="007D21CE"/>
    <w:rsid w:val="007D22C6"/>
    <w:rsid w:val="007D3E68"/>
    <w:rsid w:val="007D7647"/>
    <w:rsid w:val="007D7664"/>
    <w:rsid w:val="007E00AF"/>
    <w:rsid w:val="007E109B"/>
    <w:rsid w:val="007E1F88"/>
    <w:rsid w:val="007E2268"/>
    <w:rsid w:val="007E297B"/>
    <w:rsid w:val="007E2EEE"/>
    <w:rsid w:val="007E4D40"/>
    <w:rsid w:val="007E4F0D"/>
    <w:rsid w:val="007E6C76"/>
    <w:rsid w:val="007F0D1A"/>
    <w:rsid w:val="007F65C4"/>
    <w:rsid w:val="007F6EA0"/>
    <w:rsid w:val="007F7FE5"/>
    <w:rsid w:val="00800EFE"/>
    <w:rsid w:val="008011EF"/>
    <w:rsid w:val="0080122D"/>
    <w:rsid w:val="00805E3F"/>
    <w:rsid w:val="0080746B"/>
    <w:rsid w:val="00810124"/>
    <w:rsid w:val="00810604"/>
    <w:rsid w:val="00810694"/>
    <w:rsid w:val="00811891"/>
    <w:rsid w:val="00811C3A"/>
    <w:rsid w:val="0081212B"/>
    <w:rsid w:val="0081372F"/>
    <w:rsid w:val="00814384"/>
    <w:rsid w:val="00814C6D"/>
    <w:rsid w:val="00815596"/>
    <w:rsid w:val="00816ED3"/>
    <w:rsid w:val="008200AB"/>
    <w:rsid w:val="008205BC"/>
    <w:rsid w:val="00820A3A"/>
    <w:rsid w:val="00820B3C"/>
    <w:rsid w:val="00820BE7"/>
    <w:rsid w:val="00820ECC"/>
    <w:rsid w:val="00823928"/>
    <w:rsid w:val="00824508"/>
    <w:rsid w:val="008251C7"/>
    <w:rsid w:val="00825994"/>
    <w:rsid w:val="00830CC1"/>
    <w:rsid w:val="00830D52"/>
    <w:rsid w:val="008315D1"/>
    <w:rsid w:val="00832502"/>
    <w:rsid w:val="00832C91"/>
    <w:rsid w:val="00833271"/>
    <w:rsid w:val="008356CC"/>
    <w:rsid w:val="00836903"/>
    <w:rsid w:val="0083701E"/>
    <w:rsid w:val="00837926"/>
    <w:rsid w:val="00843BD5"/>
    <w:rsid w:val="00846402"/>
    <w:rsid w:val="008464D0"/>
    <w:rsid w:val="00846827"/>
    <w:rsid w:val="0084689F"/>
    <w:rsid w:val="00850861"/>
    <w:rsid w:val="00850C72"/>
    <w:rsid w:val="00850D3B"/>
    <w:rsid w:val="00853073"/>
    <w:rsid w:val="008534B9"/>
    <w:rsid w:val="008545A5"/>
    <w:rsid w:val="008547F0"/>
    <w:rsid w:val="00856496"/>
    <w:rsid w:val="00856845"/>
    <w:rsid w:val="00857359"/>
    <w:rsid w:val="008573ED"/>
    <w:rsid w:val="00861933"/>
    <w:rsid w:val="00862F3E"/>
    <w:rsid w:val="008630CE"/>
    <w:rsid w:val="008649F8"/>
    <w:rsid w:val="00865676"/>
    <w:rsid w:val="008660F9"/>
    <w:rsid w:val="00872A84"/>
    <w:rsid w:val="008737E9"/>
    <w:rsid w:val="00875414"/>
    <w:rsid w:val="0087544A"/>
    <w:rsid w:val="00875A4B"/>
    <w:rsid w:val="008806F9"/>
    <w:rsid w:val="008808E9"/>
    <w:rsid w:val="0088575B"/>
    <w:rsid w:val="008858C5"/>
    <w:rsid w:val="00886A46"/>
    <w:rsid w:val="00887969"/>
    <w:rsid w:val="00892746"/>
    <w:rsid w:val="00894245"/>
    <w:rsid w:val="008948A7"/>
    <w:rsid w:val="00894D9B"/>
    <w:rsid w:val="0089722D"/>
    <w:rsid w:val="00897287"/>
    <w:rsid w:val="008972A2"/>
    <w:rsid w:val="008A0558"/>
    <w:rsid w:val="008A2E3C"/>
    <w:rsid w:val="008A3039"/>
    <w:rsid w:val="008A3131"/>
    <w:rsid w:val="008A3420"/>
    <w:rsid w:val="008A3683"/>
    <w:rsid w:val="008A388A"/>
    <w:rsid w:val="008A3A5C"/>
    <w:rsid w:val="008A5BFA"/>
    <w:rsid w:val="008A5E76"/>
    <w:rsid w:val="008A75CF"/>
    <w:rsid w:val="008A7650"/>
    <w:rsid w:val="008B1796"/>
    <w:rsid w:val="008B1872"/>
    <w:rsid w:val="008B3A1B"/>
    <w:rsid w:val="008B4570"/>
    <w:rsid w:val="008B5EC7"/>
    <w:rsid w:val="008B664A"/>
    <w:rsid w:val="008C0224"/>
    <w:rsid w:val="008C0B74"/>
    <w:rsid w:val="008C107D"/>
    <w:rsid w:val="008C2D7B"/>
    <w:rsid w:val="008C2EF7"/>
    <w:rsid w:val="008C476E"/>
    <w:rsid w:val="008C4E1B"/>
    <w:rsid w:val="008C5C9C"/>
    <w:rsid w:val="008C5CE9"/>
    <w:rsid w:val="008C7D0D"/>
    <w:rsid w:val="008D02A9"/>
    <w:rsid w:val="008D0F16"/>
    <w:rsid w:val="008D124C"/>
    <w:rsid w:val="008D1378"/>
    <w:rsid w:val="008D1920"/>
    <w:rsid w:val="008D4B5C"/>
    <w:rsid w:val="008D57FA"/>
    <w:rsid w:val="008D6BA0"/>
    <w:rsid w:val="008D6DBA"/>
    <w:rsid w:val="008E1FF1"/>
    <w:rsid w:val="008E359A"/>
    <w:rsid w:val="008E3681"/>
    <w:rsid w:val="008E3B6A"/>
    <w:rsid w:val="008E64C3"/>
    <w:rsid w:val="008E70FF"/>
    <w:rsid w:val="008F0231"/>
    <w:rsid w:val="008F0240"/>
    <w:rsid w:val="008F083B"/>
    <w:rsid w:val="008F093B"/>
    <w:rsid w:val="008F1277"/>
    <w:rsid w:val="008F735D"/>
    <w:rsid w:val="00900545"/>
    <w:rsid w:val="009027DD"/>
    <w:rsid w:val="009029F8"/>
    <w:rsid w:val="00902DEA"/>
    <w:rsid w:val="00903C38"/>
    <w:rsid w:val="009059D8"/>
    <w:rsid w:val="009060FD"/>
    <w:rsid w:val="009065C1"/>
    <w:rsid w:val="009067A6"/>
    <w:rsid w:val="009069B0"/>
    <w:rsid w:val="00907EC2"/>
    <w:rsid w:val="00907FF0"/>
    <w:rsid w:val="009100FD"/>
    <w:rsid w:val="00911AE6"/>
    <w:rsid w:val="00912F6A"/>
    <w:rsid w:val="00914E67"/>
    <w:rsid w:val="00915C01"/>
    <w:rsid w:val="009168DF"/>
    <w:rsid w:val="009222D4"/>
    <w:rsid w:val="00922A04"/>
    <w:rsid w:val="00923353"/>
    <w:rsid w:val="00923EEB"/>
    <w:rsid w:val="00924381"/>
    <w:rsid w:val="009248AC"/>
    <w:rsid w:val="009250C0"/>
    <w:rsid w:val="0092669B"/>
    <w:rsid w:val="00927330"/>
    <w:rsid w:val="00927C9B"/>
    <w:rsid w:val="009304D7"/>
    <w:rsid w:val="00930D54"/>
    <w:rsid w:val="00930FF6"/>
    <w:rsid w:val="00931839"/>
    <w:rsid w:val="00931A32"/>
    <w:rsid w:val="00934338"/>
    <w:rsid w:val="009352DF"/>
    <w:rsid w:val="009352EA"/>
    <w:rsid w:val="0093597B"/>
    <w:rsid w:val="00936A08"/>
    <w:rsid w:val="0094494F"/>
    <w:rsid w:val="009457D8"/>
    <w:rsid w:val="00952483"/>
    <w:rsid w:val="00953223"/>
    <w:rsid w:val="0095336E"/>
    <w:rsid w:val="0095504D"/>
    <w:rsid w:val="00956F85"/>
    <w:rsid w:val="00956F9D"/>
    <w:rsid w:val="0096003B"/>
    <w:rsid w:val="00961DA9"/>
    <w:rsid w:val="00962B03"/>
    <w:rsid w:val="00963131"/>
    <w:rsid w:val="00964CD1"/>
    <w:rsid w:val="00964CF4"/>
    <w:rsid w:val="00966109"/>
    <w:rsid w:val="00966110"/>
    <w:rsid w:val="00971B0D"/>
    <w:rsid w:val="0097226D"/>
    <w:rsid w:val="00974578"/>
    <w:rsid w:val="00974C74"/>
    <w:rsid w:val="00974DFE"/>
    <w:rsid w:val="009750DF"/>
    <w:rsid w:val="0098033F"/>
    <w:rsid w:val="00980883"/>
    <w:rsid w:val="009811AB"/>
    <w:rsid w:val="0098169F"/>
    <w:rsid w:val="009819F0"/>
    <w:rsid w:val="009835CC"/>
    <w:rsid w:val="009863C2"/>
    <w:rsid w:val="00987A6F"/>
    <w:rsid w:val="00990381"/>
    <w:rsid w:val="0099083A"/>
    <w:rsid w:val="009922D6"/>
    <w:rsid w:val="00992F63"/>
    <w:rsid w:val="00993498"/>
    <w:rsid w:val="00993E1B"/>
    <w:rsid w:val="00993F09"/>
    <w:rsid w:val="00994364"/>
    <w:rsid w:val="009944E0"/>
    <w:rsid w:val="00996369"/>
    <w:rsid w:val="009963A3"/>
    <w:rsid w:val="009975D2"/>
    <w:rsid w:val="00997ACA"/>
    <w:rsid w:val="009A0727"/>
    <w:rsid w:val="009A0FEE"/>
    <w:rsid w:val="009A1206"/>
    <w:rsid w:val="009A1AB4"/>
    <w:rsid w:val="009A22D9"/>
    <w:rsid w:val="009A27B7"/>
    <w:rsid w:val="009A31B0"/>
    <w:rsid w:val="009A4A4A"/>
    <w:rsid w:val="009A55A8"/>
    <w:rsid w:val="009A6524"/>
    <w:rsid w:val="009A74C6"/>
    <w:rsid w:val="009B1369"/>
    <w:rsid w:val="009B1D20"/>
    <w:rsid w:val="009B2005"/>
    <w:rsid w:val="009B2BD4"/>
    <w:rsid w:val="009B2FBE"/>
    <w:rsid w:val="009B4828"/>
    <w:rsid w:val="009B4CB3"/>
    <w:rsid w:val="009B5267"/>
    <w:rsid w:val="009B52E6"/>
    <w:rsid w:val="009B583C"/>
    <w:rsid w:val="009C09A1"/>
    <w:rsid w:val="009C19C9"/>
    <w:rsid w:val="009C61D3"/>
    <w:rsid w:val="009D0DAE"/>
    <w:rsid w:val="009D10A6"/>
    <w:rsid w:val="009D2243"/>
    <w:rsid w:val="009D53B8"/>
    <w:rsid w:val="009D70C3"/>
    <w:rsid w:val="009E41E8"/>
    <w:rsid w:val="009F011F"/>
    <w:rsid w:val="009F01F8"/>
    <w:rsid w:val="009F1E65"/>
    <w:rsid w:val="009F3384"/>
    <w:rsid w:val="009F35EA"/>
    <w:rsid w:val="009F3F14"/>
    <w:rsid w:val="009F5F93"/>
    <w:rsid w:val="009F6585"/>
    <w:rsid w:val="009F75EA"/>
    <w:rsid w:val="00A002E8"/>
    <w:rsid w:val="00A00D1A"/>
    <w:rsid w:val="00A016F8"/>
    <w:rsid w:val="00A021C0"/>
    <w:rsid w:val="00A022DB"/>
    <w:rsid w:val="00A03E7C"/>
    <w:rsid w:val="00A0596D"/>
    <w:rsid w:val="00A0695E"/>
    <w:rsid w:val="00A06DA0"/>
    <w:rsid w:val="00A07D4C"/>
    <w:rsid w:val="00A10898"/>
    <w:rsid w:val="00A14941"/>
    <w:rsid w:val="00A15000"/>
    <w:rsid w:val="00A150EB"/>
    <w:rsid w:val="00A151E9"/>
    <w:rsid w:val="00A1719E"/>
    <w:rsid w:val="00A20EF1"/>
    <w:rsid w:val="00A215E9"/>
    <w:rsid w:val="00A217AD"/>
    <w:rsid w:val="00A2220D"/>
    <w:rsid w:val="00A23C48"/>
    <w:rsid w:val="00A23C6B"/>
    <w:rsid w:val="00A25169"/>
    <w:rsid w:val="00A26333"/>
    <w:rsid w:val="00A26872"/>
    <w:rsid w:val="00A274A5"/>
    <w:rsid w:val="00A3017E"/>
    <w:rsid w:val="00A30565"/>
    <w:rsid w:val="00A306F0"/>
    <w:rsid w:val="00A31B6D"/>
    <w:rsid w:val="00A31EA0"/>
    <w:rsid w:val="00A32005"/>
    <w:rsid w:val="00A32E80"/>
    <w:rsid w:val="00A354D6"/>
    <w:rsid w:val="00A36116"/>
    <w:rsid w:val="00A3616E"/>
    <w:rsid w:val="00A362F1"/>
    <w:rsid w:val="00A36E94"/>
    <w:rsid w:val="00A3735B"/>
    <w:rsid w:val="00A37CBB"/>
    <w:rsid w:val="00A37D9F"/>
    <w:rsid w:val="00A40436"/>
    <w:rsid w:val="00A4123E"/>
    <w:rsid w:val="00A41365"/>
    <w:rsid w:val="00A41958"/>
    <w:rsid w:val="00A41D9A"/>
    <w:rsid w:val="00A42A77"/>
    <w:rsid w:val="00A43763"/>
    <w:rsid w:val="00A43E04"/>
    <w:rsid w:val="00A45B07"/>
    <w:rsid w:val="00A4601B"/>
    <w:rsid w:val="00A46DEC"/>
    <w:rsid w:val="00A5009E"/>
    <w:rsid w:val="00A50888"/>
    <w:rsid w:val="00A51795"/>
    <w:rsid w:val="00A53711"/>
    <w:rsid w:val="00A5475A"/>
    <w:rsid w:val="00A5478F"/>
    <w:rsid w:val="00A574D5"/>
    <w:rsid w:val="00A57A53"/>
    <w:rsid w:val="00A61741"/>
    <w:rsid w:val="00A63EC3"/>
    <w:rsid w:val="00A66310"/>
    <w:rsid w:val="00A6701A"/>
    <w:rsid w:val="00A674B3"/>
    <w:rsid w:val="00A7128A"/>
    <w:rsid w:val="00A7220A"/>
    <w:rsid w:val="00A72D02"/>
    <w:rsid w:val="00A733C6"/>
    <w:rsid w:val="00A73587"/>
    <w:rsid w:val="00A75182"/>
    <w:rsid w:val="00A763E5"/>
    <w:rsid w:val="00A76678"/>
    <w:rsid w:val="00A77192"/>
    <w:rsid w:val="00A80C12"/>
    <w:rsid w:val="00A81A14"/>
    <w:rsid w:val="00A81E2C"/>
    <w:rsid w:val="00A83900"/>
    <w:rsid w:val="00A8464B"/>
    <w:rsid w:val="00A85068"/>
    <w:rsid w:val="00A864E0"/>
    <w:rsid w:val="00A86DBA"/>
    <w:rsid w:val="00A870A8"/>
    <w:rsid w:val="00A878CF"/>
    <w:rsid w:val="00A87F80"/>
    <w:rsid w:val="00A90533"/>
    <w:rsid w:val="00A91202"/>
    <w:rsid w:val="00A91975"/>
    <w:rsid w:val="00A924C1"/>
    <w:rsid w:val="00A932D0"/>
    <w:rsid w:val="00A93946"/>
    <w:rsid w:val="00A93B77"/>
    <w:rsid w:val="00AA08B1"/>
    <w:rsid w:val="00AA3985"/>
    <w:rsid w:val="00AA477F"/>
    <w:rsid w:val="00AA5112"/>
    <w:rsid w:val="00AA5889"/>
    <w:rsid w:val="00AA58A9"/>
    <w:rsid w:val="00AA6006"/>
    <w:rsid w:val="00AA6E15"/>
    <w:rsid w:val="00AB0150"/>
    <w:rsid w:val="00AB56BB"/>
    <w:rsid w:val="00AB5821"/>
    <w:rsid w:val="00AB58ED"/>
    <w:rsid w:val="00AB60CB"/>
    <w:rsid w:val="00AB61E3"/>
    <w:rsid w:val="00AB65DE"/>
    <w:rsid w:val="00AB6806"/>
    <w:rsid w:val="00AB6F04"/>
    <w:rsid w:val="00AC08A2"/>
    <w:rsid w:val="00AC0976"/>
    <w:rsid w:val="00AC24B3"/>
    <w:rsid w:val="00AC3443"/>
    <w:rsid w:val="00AC7E28"/>
    <w:rsid w:val="00AD031F"/>
    <w:rsid w:val="00AD292E"/>
    <w:rsid w:val="00AD2B9F"/>
    <w:rsid w:val="00AD3606"/>
    <w:rsid w:val="00AD362B"/>
    <w:rsid w:val="00AD4DB6"/>
    <w:rsid w:val="00AD4F2B"/>
    <w:rsid w:val="00AD5B5E"/>
    <w:rsid w:val="00AE0D62"/>
    <w:rsid w:val="00AE3C16"/>
    <w:rsid w:val="00AE4051"/>
    <w:rsid w:val="00AE5022"/>
    <w:rsid w:val="00AE5FEA"/>
    <w:rsid w:val="00AE68D0"/>
    <w:rsid w:val="00AE6B87"/>
    <w:rsid w:val="00AE7BD5"/>
    <w:rsid w:val="00AF0A29"/>
    <w:rsid w:val="00AF12EA"/>
    <w:rsid w:val="00AF1EC1"/>
    <w:rsid w:val="00AF2274"/>
    <w:rsid w:val="00AF241D"/>
    <w:rsid w:val="00AF3479"/>
    <w:rsid w:val="00AF496F"/>
    <w:rsid w:val="00AF4BE4"/>
    <w:rsid w:val="00AF5DB4"/>
    <w:rsid w:val="00AF6A77"/>
    <w:rsid w:val="00AF6B01"/>
    <w:rsid w:val="00B0031C"/>
    <w:rsid w:val="00B0143B"/>
    <w:rsid w:val="00B02A50"/>
    <w:rsid w:val="00B04E8E"/>
    <w:rsid w:val="00B05C1C"/>
    <w:rsid w:val="00B06349"/>
    <w:rsid w:val="00B070DC"/>
    <w:rsid w:val="00B07726"/>
    <w:rsid w:val="00B077E2"/>
    <w:rsid w:val="00B078E0"/>
    <w:rsid w:val="00B11648"/>
    <w:rsid w:val="00B11ED7"/>
    <w:rsid w:val="00B13D08"/>
    <w:rsid w:val="00B14BA0"/>
    <w:rsid w:val="00B164CB"/>
    <w:rsid w:val="00B166B1"/>
    <w:rsid w:val="00B16AB1"/>
    <w:rsid w:val="00B205DD"/>
    <w:rsid w:val="00B2153F"/>
    <w:rsid w:val="00B2255E"/>
    <w:rsid w:val="00B2395B"/>
    <w:rsid w:val="00B23999"/>
    <w:rsid w:val="00B24B08"/>
    <w:rsid w:val="00B26E25"/>
    <w:rsid w:val="00B27FA9"/>
    <w:rsid w:val="00B30727"/>
    <w:rsid w:val="00B30C5F"/>
    <w:rsid w:val="00B32613"/>
    <w:rsid w:val="00B3303F"/>
    <w:rsid w:val="00B33781"/>
    <w:rsid w:val="00B33A1B"/>
    <w:rsid w:val="00B33DCF"/>
    <w:rsid w:val="00B34A32"/>
    <w:rsid w:val="00B34CB8"/>
    <w:rsid w:val="00B3538D"/>
    <w:rsid w:val="00B356A9"/>
    <w:rsid w:val="00B36262"/>
    <w:rsid w:val="00B36553"/>
    <w:rsid w:val="00B37CCF"/>
    <w:rsid w:val="00B41A6A"/>
    <w:rsid w:val="00B426A9"/>
    <w:rsid w:val="00B465D4"/>
    <w:rsid w:val="00B4750B"/>
    <w:rsid w:val="00B475D4"/>
    <w:rsid w:val="00B51B37"/>
    <w:rsid w:val="00B5279D"/>
    <w:rsid w:val="00B534CD"/>
    <w:rsid w:val="00B53C70"/>
    <w:rsid w:val="00B54658"/>
    <w:rsid w:val="00B54EAE"/>
    <w:rsid w:val="00B57675"/>
    <w:rsid w:val="00B62937"/>
    <w:rsid w:val="00B62E8B"/>
    <w:rsid w:val="00B6392A"/>
    <w:rsid w:val="00B65920"/>
    <w:rsid w:val="00B6611F"/>
    <w:rsid w:val="00B66651"/>
    <w:rsid w:val="00B66A19"/>
    <w:rsid w:val="00B66BA3"/>
    <w:rsid w:val="00B70339"/>
    <w:rsid w:val="00B7083C"/>
    <w:rsid w:val="00B72494"/>
    <w:rsid w:val="00B730F1"/>
    <w:rsid w:val="00B73DFC"/>
    <w:rsid w:val="00B7558F"/>
    <w:rsid w:val="00B76B1D"/>
    <w:rsid w:val="00B76FDC"/>
    <w:rsid w:val="00B81037"/>
    <w:rsid w:val="00B81769"/>
    <w:rsid w:val="00B82707"/>
    <w:rsid w:val="00B83060"/>
    <w:rsid w:val="00B84607"/>
    <w:rsid w:val="00B85F82"/>
    <w:rsid w:val="00B86590"/>
    <w:rsid w:val="00B8698E"/>
    <w:rsid w:val="00B874B8"/>
    <w:rsid w:val="00B8770E"/>
    <w:rsid w:val="00B90812"/>
    <w:rsid w:val="00B91201"/>
    <w:rsid w:val="00B9120F"/>
    <w:rsid w:val="00B91219"/>
    <w:rsid w:val="00B916C4"/>
    <w:rsid w:val="00B943C6"/>
    <w:rsid w:val="00B96021"/>
    <w:rsid w:val="00B97816"/>
    <w:rsid w:val="00B97D3B"/>
    <w:rsid w:val="00BA0A15"/>
    <w:rsid w:val="00BA1027"/>
    <w:rsid w:val="00BA1928"/>
    <w:rsid w:val="00BA1CFF"/>
    <w:rsid w:val="00BA3179"/>
    <w:rsid w:val="00BA4201"/>
    <w:rsid w:val="00BA5514"/>
    <w:rsid w:val="00BA5D82"/>
    <w:rsid w:val="00BA645F"/>
    <w:rsid w:val="00BA6E9C"/>
    <w:rsid w:val="00BA6FF5"/>
    <w:rsid w:val="00BA7B8E"/>
    <w:rsid w:val="00BA7E8A"/>
    <w:rsid w:val="00BB0563"/>
    <w:rsid w:val="00BB096C"/>
    <w:rsid w:val="00BB3087"/>
    <w:rsid w:val="00BB51A1"/>
    <w:rsid w:val="00BC1AA2"/>
    <w:rsid w:val="00BC2166"/>
    <w:rsid w:val="00BC2E85"/>
    <w:rsid w:val="00BC3AEA"/>
    <w:rsid w:val="00BC4AC5"/>
    <w:rsid w:val="00BC4BCB"/>
    <w:rsid w:val="00BC6ECC"/>
    <w:rsid w:val="00BC78E3"/>
    <w:rsid w:val="00BD344C"/>
    <w:rsid w:val="00BD416E"/>
    <w:rsid w:val="00BD5F54"/>
    <w:rsid w:val="00BE06D6"/>
    <w:rsid w:val="00BE0CB6"/>
    <w:rsid w:val="00BE3C94"/>
    <w:rsid w:val="00BE5C2B"/>
    <w:rsid w:val="00BE6747"/>
    <w:rsid w:val="00BE6A4B"/>
    <w:rsid w:val="00BE7B07"/>
    <w:rsid w:val="00BE7E50"/>
    <w:rsid w:val="00BF0D5C"/>
    <w:rsid w:val="00BF145A"/>
    <w:rsid w:val="00BF16A5"/>
    <w:rsid w:val="00BF24D6"/>
    <w:rsid w:val="00BF35EC"/>
    <w:rsid w:val="00BF395B"/>
    <w:rsid w:val="00BF5086"/>
    <w:rsid w:val="00BF51B8"/>
    <w:rsid w:val="00BF746D"/>
    <w:rsid w:val="00C005E2"/>
    <w:rsid w:val="00C01C07"/>
    <w:rsid w:val="00C035FE"/>
    <w:rsid w:val="00C05512"/>
    <w:rsid w:val="00C061EA"/>
    <w:rsid w:val="00C063DF"/>
    <w:rsid w:val="00C07998"/>
    <w:rsid w:val="00C1231E"/>
    <w:rsid w:val="00C123A3"/>
    <w:rsid w:val="00C127F7"/>
    <w:rsid w:val="00C12A24"/>
    <w:rsid w:val="00C14A16"/>
    <w:rsid w:val="00C14EE8"/>
    <w:rsid w:val="00C14F8A"/>
    <w:rsid w:val="00C16170"/>
    <w:rsid w:val="00C17B44"/>
    <w:rsid w:val="00C2035D"/>
    <w:rsid w:val="00C2042D"/>
    <w:rsid w:val="00C22722"/>
    <w:rsid w:val="00C22A78"/>
    <w:rsid w:val="00C23023"/>
    <w:rsid w:val="00C25A1A"/>
    <w:rsid w:val="00C313C7"/>
    <w:rsid w:val="00C32B1F"/>
    <w:rsid w:val="00C33244"/>
    <w:rsid w:val="00C3386E"/>
    <w:rsid w:val="00C33F0B"/>
    <w:rsid w:val="00C346B1"/>
    <w:rsid w:val="00C34FE7"/>
    <w:rsid w:val="00C3526E"/>
    <w:rsid w:val="00C436EC"/>
    <w:rsid w:val="00C43DC9"/>
    <w:rsid w:val="00C44EC7"/>
    <w:rsid w:val="00C45738"/>
    <w:rsid w:val="00C464F0"/>
    <w:rsid w:val="00C4723B"/>
    <w:rsid w:val="00C50654"/>
    <w:rsid w:val="00C507E6"/>
    <w:rsid w:val="00C53368"/>
    <w:rsid w:val="00C53939"/>
    <w:rsid w:val="00C54768"/>
    <w:rsid w:val="00C54E00"/>
    <w:rsid w:val="00C54E58"/>
    <w:rsid w:val="00C56684"/>
    <w:rsid w:val="00C56C76"/>
    <w:rsid w:val="00C57BC3"/>
    <w:rsid w:val="00C57DB8"/>
    <w:rsid w:val="00C61C54"/>
    <w:rsid w:val="00C635CF"/>
    <w:rsid w:val="00C63ABD"/>
    <w:rsid w:val="00C63C31"/>
    <w:rsid w:val="00C64CE7"/>
    <w:rsid w:val="00C67660"/>
    <w:rsid w:val="00C70624"/>
    <w:rsid w:val="00C70B5A"/>
    <w:rsid w:val="00C70CB7"/>
    <w:rsid w:val="00C721C2"/>
    <w:rsid w:val="00C73024"/>
    <w:rsid w:val="00C73A49"/>
    <w:rsid w:val="00C73DE5"/>
    <w:rsid w:val="00C74791"/>
    <w:rsid w:val="00C74D04"/>
    <w:rsid w:val="00C75396"/>
    <w:rsid w:val="00C75748"/>
    <w:rsid w:val="00C777BE"/>
    <w:rsid w:val="00C81CDB"/>
    <w:rsid w:val="00C82BED"/>
    <w:rsid w:val="00C8348B"/>
    <w:rsid w:val="00C83C3D"/>
    <w:rsid w:val="00C84732"/>
    <w:rsid w:val="00C86594"/>
    <w:rsid w:val="00C8748B"/>
    <w:rsid w:val="00C90F2C"/>
    <w:rsid w:val="00C92393"/>
    <w:rsid w:val="00C92AB3"/>
    <w:rsid w:val="00C92B56"/>
    <w:rsid w:val="00C94187"/>
    <w:rsid w:val="00C94268"/>
    <w:rsid w:val="00C945CF"/>
    <w:rsid w:val="00C94CFE"/>
    <w:rsid w:val="00C94FB2"/>
    <w:rsid w:val="00C95804"/>
    <w:rsid w:val="00C95E23"/>
    <w:rsid w:val="00C967B3"/>
    <w:rsid w:val="00CA059B"/>
    <w:rsid w:val="00CA3284"/>
    <w:rsid w:val="00CA38F9"/>
    <w:rsid w:val="00CA3E4F"/>
    <w:rsid w:val="00CA5039"/>
    <w:rsid w:val="00CA6F87"/>
    <w:rsid w:val="00CA6FA3"/>
    <w:rsid w:val="00CA7166"/>
    <w:rsid w:val="00CB038E"/>
    <w:rsid w:val="00CB1279"/>
    <w:rsid w:val="00CB1D1B"/>
    <w:rsid w:val="00CB3B8E"/>
    <w:rsid w:val="00CB429D"/>
    <w:rsid w:val="00CB754F"/>
    <w:rsid w:val="00CC143E"/>
    <w:rsid w:val="00CC23A6"/>
    <w:rsid w:val="00CC44D4"/>
    <w:rsid w:val="00CC626D"/>
    <w:rsid w:val="00CC6840"/>
    <w:rsid w:val="00CC69C4"/>
    <w:rsid w:val="00CC6F8B"/>
    <w:rsid w:val="00CC7A86"/>
    <w:rsid w:val="00CC7F1D"/>
    <w:rsid w:val="00CD306A"/>
    <w:rsid w:val="00CD357E"/>
    <w:rsid w:val="00CE19C6"/>
    <w:rsid w:val="00CE3FEA"/>
    <w:rsid w:val="00CE40E9"/>
    <w:rsid w:val="00CE4117"/>
    <w:rsid w:val="00CE4857"/>
    <w:rsid w:val="00CE4D23"/>
    <w:rsid w:val="00CE6120"/>
    <w:rsid w:val="00CE700C"/>
    <w:rsid w:val="00CE7B1D"/>
    <w:rsid w:val="00CE7E0D"/>
    <w:rsid w:val="00CF3245"/>
    <w:rsid w:val="00CF511C"/>
    <w:rsid w:val="00CF537C"/>
    <w:rsid w:val="00CF6027"/>
    <w:rsid w:val="00CF67F2"/>
    <w:rsid w:val="00CF6C4D"/>
    <w:rsid w:val="00CF71EA"/>
    <w:rsid w:val="00CF75CB"/>
    <w:rsid w:val="00D00154"/>
    <w:rsid w:val="00D01952"/>
    <w:rsid w:val="00D03064"/>
    <w:rsid w:val="00D03CC1"/>
    <w:rsid w:val="00D053D3"/>
    <w:rsid w:val="00D05B5D"/>
    <w:rsid w:val="00D06988"/>
    <w:rsid w:val="00D07B79"/>
    <w:rsid w:val="00D1061B"/>
    <w:rsid w:val="00D10FE1"/>
    <w:rsid w:val="00D113EF"/>
    <w:rsid w:val="00D11DC3"/>
    <w:rsid w:val="00D12A6A"/>
    <w:rsid w:val="00D12DCE"/>
    <w:rsid w:val="00D13984"/>
    <w:rsid w:val="00D161AA"/>
    <w:rsid w:val="00D20586"/>
    <w:rsid w:val="00D20B56"/>
    <w:rsid w:val="00D22FE0"/>
    <w:rsid w:val="00D2348F"/>
    <w:rsid w:val="00D270FA"/>
    <w:rsid w:val="00D27B1D"/>
    <w:rsid w:val="00D30884"/>
    <w:rsid w:val="00D30AF1"/>
    <w:rsid w:val="00D30F52"/>
    <w:rsid w:val="00D31AA7"/>
    <w:rsid w:val="00D348B1"/>
    <w:rsid w:val="00D3785B"/>
    <w:rsid w:val="00D40294"/>
    <w:rsid w:val="00D424EE"/>
    <w:rsid w:val="00D43E0C"/>
    <w:rsid w:val="00D53643"/>
    <w:rsid w:val="00D567BB"/>
    <w:rsid w:val="00D572B5"/>
    <w:rsid w:val="00D57A0A"/>
    <w:rsid w:val="00D60360"/>
    <w:rsid w:val="00D623AB"/>
    <w:rsid w:val="00D62FD5"/>
    <w:rsid w:val="00D63AA2"/>
    <w:rsid w:val="00D65EBC"/>
    <w:rsid w:val="00D6631D"/>
    <w:rsid w:val="00D6738D"/>
    <w:rsid w:val="00D7062E"/>
    <w:rsid w:val="00D7287B"/>
    <w:rsid w:val="00D72FAC"/>
    <w:rsid w:val="00D73379"/>
    <w:rsid w:val="00D738B5"/>
    <w:rsid w:val="00D73FF7"/>
    <w:rsid w:val="00D755B8"/>
    <w:rsid w:val="00D76E05"/>
    <w:rsid w:val="00D80BB2"/>
    <w:rsid w:val="00D82E6E"/>
    <w:rsid w:val="00D86D15"/>
    <w:rsid w:val="00D87894"/>
    <w:rsid w:val="00D9049B"/>
    <w:rsid w:val="00D91C5A"/>
    <w:rsid w:val="00D93405"/>
    <w:rsid w:val="00D93743"/>
    <w:rsid w:val="00D9378F"/>
    <w:rsid w:val="00D938B1"/>
    <w:rsid w:val="00D93B90"/>
    <w:rsid w:val="00D94451"/>
    <w:rsid w:val="00D95123"/>
    <w:rsid w:val="00D95803"/>
    <w:rsid w:val="00D95A65"/>
    <w:rsid w:val="00D95B8A"/>
    <w:rsid w:val="00D96E4D"/>
    <w:rsid w:val="00D97805"/>
    <w:rsid w:val="00DA1A16"/>
    <w:rsid w:val="00DA1D36"/>
    <w:rsid w:val="00DA2796"/>
    <w:rsid w:val="00DA45E8"/>
    <w:rsid w:val="00DA4D15"/>
    <w:rsid w:val="00DB0DC2"/>
    <w:rsid w:val="00DB0FA4"/>
    <w:rsid w:val="00DB2090"/>
    <w:rsid w:val="00DB21FE"/>
    <w:rsid w:val="00DB371F"/>
    <w:rsid w:val="00DB417D"/>
    <w:rsid w:val="00DB52D4"/>
    <w:rsid w:val="00DB5A1F"/>
    <w:rsid w:val="00DB6AF2"/>
    <w:rsid w:val="00DB7190"/>
    <w:rsid w:val="00DB72C2"/>
    <w:rsid w:val="00DB7462"/>
    <w:rsid w:val="00DC1533"/>
    <w:rsid w:val="00DC1A73"/>
    <w:rsid w:val="00DC2030"/>
    <w:rsid w:val="00DC3D20"/>
    <w:rsid w:val="00DC5240"/>
    <w:rsid w:val="00DC68DC"/>
    <w:rsid w:val="00DD3137"/>
    <w:rsid w:val="00DD34AE"/>
    <w:rsid w:val="00DD3881"/>
    <w:rsid w:val="00DD395D"/>
    <w:rsid w:val="00DD3C0F"/>
    <w:rsid w:val="00DD58BD"/>
    <w:rsid w:val="00DE2276"/>
    <w:rsid w:val="00DE2A29"/>
    <w:rsid w:val="00DE41D7"/>
    <w:rsid w:val="00DE5EF3"/>
    <w:rsid w:val="00DE65FD"/>
    <w:rsid w:val="00DE73B9"/>
    <w:rsid w:val="00DF223A"/>
    <w:rsid w:val="00DF2AAA"/>
    <w:rsid w:val="00DF4096"/>
    <w:rsid w:val="00DF62FD"/>
    <w:rsid w:val="00DF730C"/>
    <w:rsid w:val="00DF7FCE"/>
    <w:rsid w:val="00E009F7"/>
    <w:rsid w:val="00E01FEF"/>
    <w:rsid w:val="00E04C03"/>
    <w:rsid w:val="00E05485"/>
    <w:rsid w:val="00E06504"/>
    <w:rsid w:val="00E07BF4"/>
    <w:rsid w:val="00E10C07"/>
    <w:rsid w:val="00E117AF"/>
    <w:rsid w:val="00E12032"/>
    <w:rsid w:val="00E1217D"/>
    <w:rsid w:val="00E12B0D"/>
    <w:rsid w:val="00E12BAC"/>
    <w:rsid w:val="00E14347"/>
    <w:rsid w:val="00E14C20"/>
    <w:rsid w:val="00E1539A"/>
    <w:rsid w:val="00E16698"/>
    <w:rsid w:val="00E20010"/>
    <w:rsid w:val="00E20A53"/>
    <w:rsid w:val="00E2177D"/>
    <w:rsid w:val="00E21E5C"/>
    <w:rsid w:val="00E2232B"/>
    <w:rsid w:val="00E239C8"/>
    <w:rsid w:val="00E23DDA"/>
    <w:rsid w:val="00E255BB"/>
    <w:rsid w:val="00E25F43"/>
    <w:rsid w:val="00E267C4"/>
    <w:rsid w:val="00E2728B"/>
    <w:rsid w:val="00E273B3"/>
    <w:rsid w:val="00E35186"/>
    <w:rsid w:val="00E35A1F"/>
    <w:rsid w:val="00E35EFD"/>
    <w:rsid w:val="00E36CC2"/>
    <w:rsid w:val="00E40BA4"/>
    <w:rsid w:val="00E42AF8"/>
    <w:rsid w:val="00E42F10"/>
    <w:rsid w:val="00E4330F"/>
    <w:rsid w:val="00E43385"/>
    <w:rsid w:val="00E4427D"/>
    <w:rsid w:val="00E44A11"/>
    <w:rsid w:val="00E44C69"/>
    <w:rsid w:val="00E44FE6"/>
    <w:rsid w:val="00E469EC"/>
    <w:rsid w:val="00E46C0E"/>
    <w:rsid w:val="00E46E3F"/>
    <w:rsid w:val="00E507D0"/>
    <w:rsid w:val="00E51335"/>
    <w:rsid w:val="00E5142F"/>
    <w:rsid w:val="00E51635"/>
    <w:rsid w:val="00E5261F"/>
    <w:rsid w:val="00E53020"/>
    <w:rsid w:val="00E5465D"/>
    <w:rsid w:val="00E54F4F"/>
    <w:rsid w:val="00E554C7"/>
    <w:rsid w:val="00E55C2A"/>
    <w:rsid w:val="00E56380"/>
    <w:rsid w:val="00E569BF"/>
    <w:rsid w:val="00E56A99"/>
    <w:rsid w:val="00E5731D"/>
    <w:rsid w:val="00E57541"/>
    <w:rsid w:val="00E57639"/>
    <w:rsid w:val="00E57B96"/>
    <w:rsid w:val="00E57E68"/>
    <w:rsid w:val="00E6252C"/>
    <w:rsid w:val="00E631C1"/>
    <w:rsid w:val="00E63661"/>
    <w:rsid w:val="00E641E5"/>
    <w:rsid w:val="00E64FF1"/>
    <w:rsid w:val="00E65592"/>
    <w:rsid w:val="00E65ADD"/>
    <w:rsid w:val="00E66F8F"/>
    <w:rsid w:val="00E7012B"/>
    <w:rsid w:val="00E71A01"/>
    <w:rsid w:val="00E721B9"/>
    <w:rsid w:val="00E732F7"/>
    <w:rsid w:val="00E739C2"/>
    <w:rsid w:val="00E73A9D"/>
    <w:rsid w:val="00E73B57"/>
    <w:rsid w:val="00E744DA"/>
    <w:rsid w:val="00E74729"/>
    <w:rsid w:val="00E7550A"/>
    <w:rsid w:val="00E7682D"/>
    <w:rsid w:val="00E76C75"/>
    <w:rsid w:val="00E770DB"/>
    <w:rsid w:val="00E778FB"/>
    <w:rsid w:val="00E81CFD"/>
    <w:rsid w:val="00E81EE5"/>
    <w:rsid w:val="00E842B0"/>
    <w:rsid w:val="00E85B0F"/>
    <w:rsid w:val="00E85B93"/>
    <w:rsid w:val="00E85F4E"/>
    <w:rsid w:val="00E865DC"/>
    <w:rsid w:val="00E8774F"/>
    <w:rsid w:val="00E91C4E"/>
    <w:rsid w:val="00E94F79"/>
    <w:rsid w:val="00E96672"/>
    <w:rsid w:val="00EA0B98"/>
    <w:rsid w:val="00EA1163"/>
    <w:rsid w:val="00EA2850"/>
    <w:rsid w:val="00EA358C"/>
    <w:rsid w:val="00EA4463"/>
    <w:rsid w:val="00EA5148"/>
    <w:rsid w:val="00EA6FF1"/>
    <w:rsid w:val="00EA778A"/>
    <w:rsid w:val="00EB0EF2"/>
    <w:rsid w:val="00EB33FB"/>
    <w:rsid w:val="00EB4CE7"/>
    <w:rsid w:val="00EB5412"/>
    <w:rsid w:val="00EB5F9F"/>
    <w:rsid w:val="00EC0950"/>
    <w:rsid w:val="00EC1A18"/>
    <w:rsid w:val="00EC1FC4"/>
    <w:rsid w:val="00EC24A6"/>
    <w:rsid w:val="00EC2C94"/>
    <w:rsid w:val="00EC344F"/>
    <w:rsid w:val="00EC3E0F"/>
    <w:rsid w:val="00EC50AA"/>
    <w:rsid w:val="00EC51F5"/>
    <w:rsid w:val="00EC59A2"/>
    <w:rsid w:val="00EC5AF2"/>
    <w:rsid w:val="00EC6ABE"/>
    <w:rsid w:val="00ED0471"/>
    <w:rsid w:val="00ED11DA"/>
    <w:rsid w:val="00ED15C8"/>
    <w:rsid w:val="00ED1BA0"/>
    <w:rsid w:val="00ED6BC3"/>
    <w:rsid w:val="00ED7B60"/>
    <w:rsid w:val="00EE068F"/>
    <w:rsid w:val="00EE09D9"/>
    <w:rsid w:val="00EE262A"/>
    <w:rsid w:val="00EE730C"/>
    <w:rsid w:val="00EE774F"/>
    <w:rsid w:val="00EF05E5"/>
    <w:rsid w:val="00EF10DE"/>
    <w:rsid w:val="00EF161B"/>
    <w:rsid w:val="00EF23F3"/>
    <w:rsid w:val="00EF4213"/>
    <w:rsid w:val="00EF4339"/>
    <w:rsid w:val="00EF5C07"/>
    <w:rsid w:val="00EF7D61"/>
    <w:rsid w:val="00F00640"/>
    <w:rsid w:val="00F0336D"/>
    <w:rsid w:val="00F04D05"/>
    <w:rsid w:val="00F05ECF"/>
    <w:rsid w:val="00F0633D"/>
    <w:rsid w:val="00F06C6A"/>
    <w:rsid w:val="00F073B8"/>
    <w:rsid w:val="00F073F3"/>
    <w:rsid w:val="00F0764D"/>
    <w:rsid w:val="00F1106A"/>
    <w:rsid w:val="00F115E1"/>
    <w:rsid w:val="00F1219F"/>
    <w:rsid w:val="00F121D3"/>
    <w:rsid w:val="00F137F5"/>
    <w:rsid w:val="00F13AD4"/>
    <w:rsid w:val="00F14A62"/>
    <w:rsid w:val="00F16999"/>
    <w:rsid w:val="00F17280"/>
    <w:rsid w:val="00F178E7"/>
    <w:rsid w:val="00F17E18"/>
    <w:rsid w:val="00F22FF1"/>
    <w:rsid w:val="00F23EA1"/>
    <w:rsid w:val="00F252D9"/>
    <w:rsid w:val="00F2540B"/>
    <w:rsid w:val="00F25506"/>
    <w:rsid w:val="00F26D45"/>
    <w:rsid w:val="00F300DA"/>
    <w:rsid w:val="00F320AB"/>
    <w:rsid w:val="00F320C2"/>
    <w:rsid w:val="00F323EC"/>
    <w:rsid w:val="00F324C0"/>
    <w:rsid w:val="00F40D72"/>
    <w:rsid w:val="00F4137C"/>
    <w:rsid w:val="00F423DD"/>
    <w:rsid w:val="00F42632"/>
    <w:rsid w:val="00F42E0D"/>
    <w:rsid w:val="00F43551"/>
    <w:rsid w:val="00F44035"/>
    <w:rsid w:val="00F45D0D"/>
    <w:rsid w:val="00F469B2"/>
    <w:rsid w:val="00F47FE8"/>
    <w:rsid w:val="00F527CA"/>
    <w:rsid w:val="00F531F5"/>
    <w:rsid w:val="00F537AE"/>
    <w:rsid w:val="00F53E46"/>
    <w:rsid w:val="00F55636"/>
    <w:rsid w:val="00F578EB"/>
    <w:rsid w:val="00F61963"/>
    <w:rsid w:val="00F61E7F"/>
    <w:rsid w:val="00F62B9E"/>
    <w:rsid w:val="00F6429A"/>
    <w:rsid w:val="00F64D06"/>
    <w:rsid w:val="00F65273"/>
    <w:rsid w:val="00F65EA3"/>
    <w:rsid w:val="00F67235"/>
    <w:rsid w:val="00F67E8F"/>
    <w:rsid w:val="00F704C0"/>
    <w:rsid w:val="00F734A8"/>
    <w:rsid w:val="00F7674B"/>
    <w:rsid w:val="00F768FF"/>
    <w:rsid w:val="00F7697E"/>
    <w:rsid w:val="00F77556"/>
    <w:rsid w:val="00F77867"/>
    <w:rsid w:val="00F77E2B"/>
    <w:rsid w:val="00F807C9"/>
    <w:rsid w:val="00F80D5A"/>
    <w:rsid w:val="00F81349"/>
    <w:rsid w:val="00F81AF9"/>
    <w:rsid w:val="00F81C59"/>
    <w:rsid w:val="00F84121"/>
    <w:rsid w:val="00F8644D"/>
    <w:rsid w:val="00F86881"/>
    <w:rsid w:val="00F86B12"/>
    <w:rsid w:val="00F87F00"/>
    <w:rsid w:val="00F902FE"/>
    <w:rsid w:val="00F9151E"/>
    <w:rsid w:val="00F91E12"/>
    <w:rsid w:val="00F91E5D"/>
    <w:rsid w:val="00F9266A"/>
    <w:rsid w:val="00F94D64"/>
    <w:rsid w:val="00F95999"/>
    <w:rsid w:val="00F96129"/>
    <w:rsid w:val="00F96455"/>
    <w:rsid w:val="00F9723A"/>
    <w:rsid w:val="00F97F9A"/>
    <w:rsid w:val="00FA35D5"/>
    <w:rsid w:val="00FA62B0"/>
    <w:rsid w:val="00FA6880"/>
    <w:rsid w:val="00FB0C66"/>
    <w:rsid w:val="00FB12E0"/>
    <w:rsid w:val="00FB1378"/>
    <w:rsid w:val="00FB28D5"/>
    <w:rsid w:val="00FB2FD4"/>
    <w:rsid w:val="00FB5C81"/>
    <w:rsid w:val="00FB6BCA"/>
    <w:rsid w:val="00FC18C5"/>
    <w:rsid w:val="00FC2307"/>
    <w:rsid w:val="00FC2C5B"/>
    <w:rsid w:val="00FC2F68"/>
    <w:rsid w:val="00FC482C"/>
    <w:rsid w:val="00FC5616"/>
    <w:rsid w:val="00FC6492"/>
    <w:rsid w:val="00FC69BC"/>
    <w:rsid w:val="00FD27E9"/>
    <w:rsid w:val="00FD3BAE"/>
    <w:rsid w:val="00FD55E1"/>
    <w:rsid w:val="00FD66E1"/>
    <w:rsid w:val="00FD6F21"/>
    <w:rsid w:val="00FE0597"/>
    <w:rsid w:val="00FE06B0"/>
    <w:rsid w:val="00FE129B"/>
    <w:rsid w:val="00FE35EE"/>
    <w:rsid w:val="00FE6706"/>
    <w:rsid w:val="00FE6764"/>
    <w:rsid w:val="00FE7196"/>
    <w:rsid w:val="00FF01FD"/>
    <w:rsid w:val="00FF020E"/>
    <w:rsid w:val="00FF1B04"/>
    <w:rsid w:val="00FF3021"/>
    <w:rsid w:val="00FF4ED6"/>
    <w:rsid w:val="00FF5017"/>
    <w:rsid w:val="00FF720E"/>
    <w:rsid w:val="00FF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12]">
      <v:fill color="none [3212]"/>
    </o:shapedefaults>
    <o:shapelayout v:ext="edit">
      <o:idmap v:ext="edit" data="1"/>
    </o:shapelayout>
  </w:shapeDefaults>
  <w:decimalSymbol w:val="."/>
  <w:listSeparator w:val=","/>
  <w14:docId w14:val="1A85AE61"/>
  <w15:docId w15:val="{C71C26B4-4F30-4B42-AAE9-70B60C3F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12"/>
    <w:pPr>
      <w:spacing w:before="100" w:after="200" w:line="300" w:lineRule="auto"/>
    </w:pPr>
    <w:rPr>
      <w:rFonts w:ascii="Lato" w:hAnsi="Lato"/>
      <w:color w:val="355458"/>
      <w:sz w:val="22"/>
    </w:rPr>
  </w:style>
  <w:style w:type="paragraph" w:styleId="Heading1">
    <w:name w:val="heading 1"/>
    <w:basedOn w:val="Normal"/>
    <w:next w:val="Normal"/>
    <w:link w:val="Heading1Char"/>
    <w:qFormat/>
    <w:rsid w:val="000A5E7B"/>
    <w:pPr>
      <w:keepNext/>
      <w:spacing w:before="480" w:line="204" w:lineRule="auto"/>
      <w:outlineLvl w:val="0"/>
    </w:pPr>
    <w:rPr>
      <w:rFonts w:ascii="Poppins SemiBold" w:hAnsi="Poppins SemiBold"/>
      <w:b/>
      <w:spacing w:val="-6"/>
      <w:kern w:val="28"/>
      <w:sz w:val="68"/>
      <w:szCs w:val="61"/>
      <w:lang w:eastAsia="ko-KR"/>
    </w:rPr>
  </w:style>
  <w:style w:type="paragraph" w:styleId="Heading2">
    <w:name w:val="heading 2"/>
    <w:basedOn w:val="Heading1"/>
    <w:next w:val="Normal"/>
    <w:link w:val="Heading2Char"/>
    <w:autoRedefine/>
    <w:qFormat/>
    <w:rsid w:val="001E2E1C"/>
    <w:pPr>
      <w:outlineLvl w:val="1"/>
      <w:pPrChange w:id="0" w:author="Michael Morley" w:date="2023-06-14T07:34:00Z">
        <w:pPr>
          <w:keepNext/>
          <w:spacing w:before="480" w:after="200" w:line="204" w:lineRule="auto"/>
          <w:outlineLvl w:val="1"/>
        </w:pPr>
      </w:pPrChange>
    </w:pPr>
    <w:rPr>
      <w:b w:val="0"/>
      <w:sz w:val="54"/>
      <w:szCs w:val="49"/>
      <w:rPrChange w:id="0" w:author="Michael Morley" w:date="2023-06-14T07:34:00Z">
        <w:rPr>
          <w:rFonts w:ascii="Poppins SemiBold" w:hAnsi="Poppins SemiBold"/>
          <w:color w:val="355458"/>
          <w:spacing w:val="-6"/>
          <w:kern w:val="28"/>
          <w:sz w:val="54"/>
          <w:szCs w:val="49"/>
          <w:lang w:val="en-US" w:eastAsia="ko-KR" w:bidi="ar-SA"/>
        </w:rPr>
      </w:rPrChange>
    </w:rPr>
  </w:style>
  <w:style w:type="paragraph" w:styleId="Heading3">
    <w:name w:val="heading 3"/>
    <w:basedOn w:val="Heading2"/>
    <w:next w:val="Normal"/>
    <w:link w:val="Heading3Char"/>
    <w:autoRedefine/>
    <w:qFormat/>
    <w:rsid w:val="008356CC"/>
    <w:pPr>
      <w:outlineLvl w:val="2"/>
    </w:pPr>
    <w:rPr>
      <w:sz w:val="42"/>
      <w:szCs w:val="39"/>
    </w:rPr>
  </w:style>
  <w:style w:type="paragraph" w:styleId="Heading4">
    <w:name w:val="heading 4"/>
    <w:basedOn w:val="Heading3"/>
    <w:next w:val="Normal"/>
    <w:link w:val="Heading4Char"/>
    <w:autoRedefine/>
    <w:qFormat/>
    <w:rsid w:val="000A5E7B"/>
    <w:pPr>
      <w:outlineLvl w:val="3"/>
    </w:pPr>
    <w:rPr>
      <w:sz w:val="34"/>
      <w:szCs w:val="31"/>
    </w:rPr>
  </w:style>
  <w:style w:type="paragraph" w:styleId="Heading5">
    <w:name w:val="heading 5"/>
    <w:basedOn w:val="Heading4"/>
    <w:next w:val="Normal"/>
    <w:autoRedefine/>
    <w:qFormat/>
    <w:rsid w:val="00AF1EC1"/>
    <w:pPr>
      <w:spacing w:before="240" w:after="60"/>
      <w:outlineLvl w:val="4"/>
    </w:pPr>
    <w:rPr>
      <w:b/>
      <w:sz w:val="28"/>
      <w:szCs w:val="25"/>
    </w:rPr>
  </w:style>
  <w:style w:type="paragraph" w:styleId="Heading6">
    <w:name w:val="heading 6"/>
    <w:basedOn w:val="Heading5"/>
    <w:next w:val="Normal"/>
    <w:autoRedefine/>
    <w:qFormat/>
    <w:rsid w:val="00A43763"/>
    <w:pPr>
      <w:outlineLvl w:val="5"/>
    </w:pPr>
    <w:rPr>
      <w:b w:val="0"/>
      <w:sz w:val="20"/>
    </w:rPr>
  </w:style>
  <w:style w:type="paragraph" w:styleId="Heading7">
    <w:name w:val="heading 7"/>
    <w:basedOn w:val="Normal"/>
    <w:next w:val="Normal"/>
    <w:qFormat/>
    <w:rsid w:val="007869C7"/>
    <w:pPr>
      <w:spacing w:before="240" w:after="60" w:line="240" w:lineRule="exact"/>
      <w:outlineLvl w:val="6"/>
    </w:pPr>
    <w:rPr>
      <w:rFonts w:ascii="Poppins" w:hAnsi="Poppins"/>
      <w:lang w:eastAsia="ko-KR"/>
    </w:rPr>
  </w:style>
  <w:style w:type="paragraph" w:styleId="Heading8">
    <w:name w:val="heading 8"/>
    <w:basedOn w:val="Normal"/>
    <w:next w:val="Normal"/>
    <w:qFormat/>
    <w:rsid w:val="007869C7"/>
    <w:pPr>
      <w:spacing w:before="240" w:after="60" w:line="240" w:lineRule="exact"/>
      <w:outlineLvl w:val="7"/>
    </w:pPr>
    <w:rPr>
      <w:rFonts w:ascii="Poppins" w:hAnsi="Poppins"/>
      <w:b/>
      <w:caps/>
      <w:sz w:val="20"/>
      <w:lang w:eastAsia="ko-KR"/>
    </w:rPr>
  </w:style>
  <w:style w:type="paragraph" w:styleId="Heading9">
    <w:name w:val="heading 9"/>
    <w:basedOn w:val="Normal"/>
    <w:next w:val="Normal"/>
    <w:qFormat/>
    <w:rsid w:val="007869C7"/>
    <w:pPr>
      <w:spacing w:before="240" w:after="60" w:line="240" w:lineRule="exact"/>
      <w:outlineLvl w:val="8"/>
    </w:pPr>
    <w:rPr>
      <w:rFonts w:ascii="Poppins" w:hAnsi="Poppins"/>
      <w:b/>
      <w:caps/>
      <w:sz w:val="18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A5E7B"/>
    <w:rPr>
      <w:rFonts w:ascii="Poppins SemiBold" w:hAnsi="Poppins SemiBold"/>
      <w:b/>
      <w:color w:val="355458"/>
      <w:spacing w:val="-6"/>
      <w:kern w:val="28"/>
      <w:sz w:val="68"/>
      <w:szCs w:val="61"/>
      <w:lang w:eastAsia="ko-KR"/>
    </w:rPr>
  </w:style>
  <w:style w:type="character" w:customStyle="1" w:styleId="Heading2Char">
    <w:name w:val="Heading 2 Char"/>
    <w:link w:val="Heading2"/>
    <w:rsid w:val="001E2E1C"/>
    <w:rPr>
      <w:rFonts w:ascii="Poppins SemiBold" w:hAnsi="Poppins SemiBold"/>
      <w:color w:val="355458"/>
      <w:spacing w:val="-6"/>
      <w:kern w:val="28"/>
      <w:sz w:val="54"/>
      <w:szCs w:val="49"/>
      <w:lang w:eastAsia="ko-KR"/>
    </w:rPr>
  </w:style>
  <w:style w:type="character" w:customStyle="1" w:styleId="Heading3Char">
    <w:name w:val="Heading 3 Char"/>
    <w:link w:val="Heading3"/>
    <w:rsid w:val="008356CC"/>
    <w:rPr>
      <w:rFonts w:ascii="Poppins SemiBold" w:hAnsi="Poppins SemiBold"/>
      <w:color w:val="355458"/>
      <w:spacing w:val="-6"/>
      <w:kern w:val="28"/>
      <w:sz w:val="42"/>
      <w:szCs w:val="39"/>
      <w:lang w:eastAsia="ko-KR"/>
    </w:rPr>
  </w:style>
  <w:style w:type="paragraph" w:styleId="Footer">
    <w:name w:val="footer"/>
    <w:basedOn w:val="Normal"/>
    <w:autoRedefine/>
    <w:qFormat/>
    <w:rsid w:val="00837926"/>
    <w:pPr>
      <w:tabs>
        <w:tab w:val="center" w:pos="4680"/>
      </w:tabs>
      <w:spacing w:before="0" w:after="0" w:line="360" w:lineRule="auto"/>
      <w:ind w:right="357"/>
    </w:pPr>
    <w:rPr>
      <w:rFonts w:cs="Calibri"/>
      <w:sz w:val="16"/>
      <w:szCs w:val="16"/>
      <w:lang w:eastAsia="ko-KR"/>
    </w:rPr>
  </w:style>
  <w:style w:type="paragraph" w:customStyle="1" w:styleId="bullet">
    <w:name w:val="bullet"/>
    <w:basedOn w:val="Normal"/>
    <w:autoRedefine/>
    <w:qFormat/>
    <w:rsid w:val="00C967B3"/>
    <w:pPr>
      <w:spacing w:after="0"/>
      <w:ind w:left="717"/>
      <w:pPrChange w:id="1" w:author="Michael Morley" w:date="2023-06-14T08:14:00Z">
        <w:pPr>
          <w:spacing w:before="100" w:line="300" w:lineRule="auto"/>
          <w:ind w:left="717"/>
        </w:pPr>
      </w:pPrChange>
    </w:pPr>
    <w:rPr>
      <w:lang w:eastAsia="ko-KR"/>
      <w:rPrChange w:id="1" w:author="Michael Morley" w:date="2023-06-14T08:14:00Z">
        <w:rPr>
          <w:rFonts w:ascii="Lato" w:hAnsi="Lato"/>
          <w:color w:val="355458"/>
          <w:sz w:val="22"/>
          <w:lang w:val="en-US" w:eastAsia="ko-KR" w:bidi="ar-SA"/>
        </w:rPr>
      </w:rPrChange>
    </w:rPr>
  </w:style>
  <w:style w:type="paragraph" w:styleId="Header">
    <w:name w:val="header"/>
    <w:basedOn w:val="Normal"/>
    <w:link w:val="HeaderChar"/>
    <w:unhideWhenUsed/>
    <w:rsid w:val="0083792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926"/>
    <w:rPr>
      <w:rFonts w:ascii="Lato" w:hAnsi="Lato"/>
      <w:color w:val="355458"/>
      <w:sz w:val="22"/>
    </w:rPr>
  </w:style>
  <w:style w:type="character" w:styleId="Hyperlink">
    <w:name w:val="Hyperlink"/>
    <w:uiPriority w:val="99"/>
    <w:rsid w:val="00927C9B"/>
    <w:rPr>
      <w:color w:val="009BBF"/>
      <w:u w:val="single"/>
    </w:rPr>
  </w:style>
  <w:style w:type="table" w:styleId="TableGrid">
    <w:name w:val="Table Grid"/>
    <w:basedOn w:val="TableNormal"/>
    <w:uiPriority w:val="59"/>
    <w:rsid w:val="00990381"/>
    <w:rPr>
      <w:rFonts w:ascii="Verdana" w:hAnsi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rsid w:val="00927C9B"/>
    <w:rPr>
      <w:rFonts w:ascii="Lato" w:hAnsi="Lato"/>
      <w:b w:val="0"/>
      <w:bCs/>
      <w:sz w:val="20"/>
      <w:szCs w:val="20"/>
    </w:rPr>
  </w:style>
  <w:style w:type="paragraph" w:styleId="BalloonText">
    <w:name w:val="Balloon Text"/>
    <w:basedOn w:val="Normal"/>
    <w:semiHidden/>
    <w:rsid w:val="00ED0471"/>
    <w:rPr>
      <w:rFonts w:ascii="Tahoma" w:hAnsi="Tahoma" w:cs="Tahoma"/>
      <w:sz w:val="16"/>
      <w:szCs w:val="16"/>
    </w:rPr>
  </w:style>
  <w:style w:type="character" w:styleId="FollowedHyperlink">
    <w:name w:val="FollowedHyperlink"/>
    <w:uiPriority w:val="99"/>
    <w:semiHidden/>
    <w:unhideWhenUsed/>
    <w:rsid w:val="006478BC"/>
    <w:rPr>
      <w:color w:val="800080"/>
      <w:u w:val="single"/>
    </w:rPr>
  </w:style>
  <w:style w:type="character" w:styleId="CommentReference">
    <w:name w:val="annotation reference"/>
    <w:semiHidden/>
    <w:rsid w:val="001E0B0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E0B0D"/>
  </w:style>
  <w:style w:type="paragraph" w:styleId="CommentSubject">
    <w:name w:val="annotation subject"/>
    <w:basedOn w:val="CommentText"/>
    <w:next w:val="CommentText"/>
    <w:semiHidden/>
    <w:rsid w:val="001E0B0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1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PreformattedChar">
    <w:name w:val="HTML Preformatted Char"/>
    <w:link w:val="HTMLPreformatted"/>
    <w:uiPriority w:val="99"/>
    <w:semiHidden/>
    <w:rsid w:val="002421C7"/>
    <w:rPr>
      <w:rFonts w:ascii="Courier New" w:hAnsi="Courier New" w:cs="Courier New"/>
    </w:rPr>
  </w:style>
  <w:style w:type="paragraph" w:styleId="Revision">
    <w:name w:val="Revision"/>
    <w:hidden/>
    <w:uiPriority w:val="99"/>
    <w:semiHidden/>
    <w:rsid w:val="00343747"/>
    <w:rPr>
      <w:rFonts w:ascii="Calibri" w:hAnsi="Calibri"/>
      <w:sz w:val="22"/>
    </w:rPr>
  </w:style>
  <w:style w:type="paragraph" w:customStyle="1" w:styleId="NoteQuestion">
    <w:name w:val="Note/Question"/>
    <w:basedOn w:val="Normal"/>
    <w:link w:val="NoteQuestionChar"/>
    <w:autoRedefine/>
    <w:qFormat/>
    <w:rsid w:val="00A41D9A"/>
    <w:pPr>
      <w:pBdr>
        <w:top w:val="single" w:sz="4" w:space="5" w:color="FFB246"/>
        <w:left w:val="single" w:sz="4" w:space="4" w:color="FFB246"/>
        <w:bottom w:val="single" w:sz="4" w:space="1" w:color="FFB246"/>
        <w:right w:val="single" w:sz="4" w:space="4" w:color="FFB246"/>
      </w:pBdr>
      <w:shd w:val="clear" w:color="auto" w:fill="FFECD1"/>
      <w:ind w:left="113" w:right="113"/>
    </w:pPr>
  </w:style>
  <w:style w:type="paragraph" w:customStyle="1" w:styleId="DeveloperNotes">
    <w:name w:val="Developer Notes"/>
    <w:basedOn w:val="Normal"/>
    <w:link w:val="DeveloperNotesChar"/>
    <w:autoRedefine/>
    <w:qFormat/>
    <w:rsid w:val="001E2E1C"/>
    <w:pPr>
      <w:pBdr>
        <w:top w:val="single" w:sz="4" w:space="5" w:color="80CDDF"/>
        <w:left w:val="single" w:sz="4" w:space="4" w:color="80CDDF"/>
        <w:bottom w:val="single" w:sz="4" w:space="1" w:color="80CDDF"/>
        <w:right w:val="single" w:sz="4" w:space="4" w:color="80CDDF"/>
      </w:pBdr>
      <w:shd w:val="clear" w:color="auto" w:fill="E6F5F9"/>
      <w:ind w:left="113" w:right="113"/>
      <w:pPrChange w:id="2" w:author="Michael Morley" w:date="2023-06-14T07:38:00Z">
        <w:pPr>
          <w:pBdr>
            <w:top w:val="single" w:sz="4" w:space="5" w:color="80CDDF"/>
            <w:left w:val="single" w:sz="4" w:space="4" w:color="80CDDF"/>
            <w:bottom w:val="single" w:sz="4" w:space="1" w:color="80CDDF"/>
            <w:right w:val="single" w:sz="4" w:space="4" w:color="80CDDF"/>
          </w:pBdr>
          <w:shd w:val="clear" w:color="auto" w:fill="E6F5F9"/>
          <w:spacing w:before="100" w:after="200" w:line="300" w:lineRule="auto"/>
          <w:ind w:left="113" w:right="113"/>
        </w:pPr>
      </w:pPrChange>
    </w:pPr>
    <w:rPr>
      <w:color w:val="005D73"/>
      <w:rPrChange w:id="2" w:author="Michael Morley" w:date="2023-06-14T07:38:00Z">
        <w:rPr>
          <w:rFonts w:ascii="Lato" w:hAnsi="Lato"/>
          <w:color w:val="005D73"/>
          <w:sz w:val="22"/>
          <w:lang w:val="en-US" w:eastAsia="en-US" w:bidi="ar-SA"/>
        </w:rPr>
      </w:rPrChange>
    </w:rPr>
  </w:style>
  <w:style w:type="character" w:customStyle="1" w:styleId="NoteQuestionChar">
    <w:name w:val="Note/Question Char"/>
    <w:basedOn w:val="DefaultParagraphFont"/>
    <w:link w:val="NoteQuestion"/>
    <w:rsid w:val="00A41D9A"/>
    <w:rPr>
      <w:rFonts w:ascii="Lato" w:hAnsi="Lato"/>
      <w:color w:val="355458"/>
      <w:sz w:val="22"/>
      <w:shd w:val="clear" w:color="auto" w:fill="FFECD1"/>
    </w:rPr>
  </w:style>
  <w:style w:type="character" w:customStyle="1" w:styleId="DeveloperNotesChar">
    <w:name w:val="Developer Notes Char"/>
    <w:basedOn w:val="DefaultParagraphFont"/>
    <w:link w:val="DeveloperNotes"/>
    <w:rsid w:val="001E2E1C"/>
    <w:rPr>
      <w:rFonts w:ascii="Lato" w:hAnsi="Lato"/>
      <w:color w:val="005D73"/>
      <w:sz w:val="22"/>
      <w:shd w:val="clear" w:color="auto" w:fill="E6F5F9"/>
    </w:rPr>
  </w:style>
  <w:style w:type="character" w:customStyle="1" w:styleId="Heading2Char1">
    <w:name w:val="Heading 2 Char1"/>
    <w:aliases w:val="Heading 2 Char Char Char Char"/>
    <w:semiHidden/>
    <w:rsid w:val="005B6844"/>
    <w:rPr>
      <w:rFonts w:ascii="Verdana" w:hAnsi="Verdana" w:cs="Arial" w:hint="default"/>
      <w:b/>
      <w:bCs/>
      <w:sz w:val="24"/>
      <w:szCs w:val="24"/>
      <w:lang w:val="en-IE" w:eastAsia="en-US" w:bidi="ar-SA"/>
    </w:rPr>
  </w:style>
  <w:style w:type="paragraph" w:styleId="PlainText">
    <w:name w:val="Plain Text"/>
    <w:basedOn w:val="Normal"/>
    <w:link w:val="PlainTextChar"/>
    <w:uiPriority w:val="99"/>
    <w:unhideWhenUsed/>
    <w:rsid w:val="00451B46"/>
    <w:rPr>
      <w:rFonts w:eastAsia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51B46"/>
    <w:rPr>
      <w:rFonts w:ascii="Calibri" w:eastAsia="Calibri" w:hAnsi="Calibri"/>
      <w:sz w:val="22"/>
      <w:szCs w:val="21"/>
    </w:rPr>
  </w:style>
  <w:style w:type="character" w:styleId="PlaceholderText">
    <w:name w:val="Placeholder Text"/>
    <w:basedOn w:val="DefaultParagraphFont"/>
    <w:uiPriority w:val="99"/>
    <w:semiHidden/>
    <w:rsid w:val="008C2EF7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6610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6109"/>
    <w:rPr>
      <w:rFonts w:ascii="Tahoma" w:hAnsi="Tahoma" w:cs="Tahoma"/>
      <w:sz w:val="16"/>
      <w:szCs w:val="16"/>
    </w:rPr>
  </w:style>
  <w:style w:type="paragraph" w:customStyle="1" w:styleId="Lead">
    <w:name w:val="Lead"/>
    <w:basedOn w:val="Normal"/>
    <w:autoRedefine/>
    <w:qFormat/>
    <w:rsid w:val="005F45E9"/>
    <w:pPr>
      <w:spacing w:line="312" w:lineRule="auto"/>
    </w:pPr>
    <w:rPr>
      <w:rFonts w:ascii="Lato Light" w:hAnsi="Lato Light"/>
      <w:sz w:val="28"/>
      <w:szCs w:val="28"/>
      <w:shd w:val="clear" w:color="auto" w:fill="FFFFFF"/>
      <w:lang w:val="en-IE" w:eastAsia="en-GB"/>
    </w:rPr>
  </w:style>
  <w:style w:type="table" w:customStyle="1" w:styleId="PlainTable31">
    <w:name w:val="Plain Table 31"/>
    <w:basedOn w:val="TableNormal"/>
    <w:uiPriority w:val="43"/>
    <w:rsid w:val="008D6BA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ableHead">
    <w:name w:val="Table Head"/>
    <w:autoRedefine/>
    <w:qFormat/>
    <w:rsid w:val="00E554C7"/>
    <w:pPr>
      <w:spacing w:after="120"/>
      <w:jc w:val="center"/>
    </w:pPr>
    <w:rPr>
      <w:rFonts w:ascii="Lato" w:hAnsi="Lato"/>
      <w:b/>
      <w:bCs/>
      <w:color w:val="009ABE"/>
      <w:sz w:val="24"/>
      <w:szCs w:val="24"/>
      <w:shd w:val="clear" w:color="auto" w:fill="FFFFFF"/>
      <w:lang w:val="en-IE" w:eastAsia="en-GB"/>
    </w:rPr>
  </w:style>
  <w:style w:type="table" w:customStyle="1" w:styleId="ListTable7Colorful-Accent61">
    <w:name w:val="List Table 7 Colorful - Accent 61"/>
    <w:basedOn w:val="TableNormal"/>
    <w:uiPriority w:val="52"/>
    <w:rsid w:val="00AB6F04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2-Accent31">
    <w:name w:val="List Table 2 - Accent 3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21">
    <w:name w:val="List Table 2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C8473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1Light1">
    <w:name w:val="List Table 1 Light1"/>
    <w:basedOn w:val="TableNormal"/>
    <w:uiPriority w:val="46"/>
    <w:rsid w:val="00C8473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68601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E6F5F9"/>
      </w:tcPr>
    </w:tblStylePr>
  </w:style>
  <w:style w:type="table" w:customStyle="1" w:styleId="PlainTable51">
    <w:name w:val="Plain Table 51"/>
    <w:basedOn w:val="TableNormal"/>
    <w:uiPriority w:val="45"/>
    <w:rsid w:val="00C8473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C8473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31">
    <w:name w:val="Grid Table 1 Light - Accent 31"/>
    <w:basedOn w:val="TableNormal"/>
    <w:uiPriority w:val="46"/>
    <w:rsid w:val="00C84732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31">
    <w:name w:val="Grid Table 2 - Accent 31"/>
    <w:basedOn w:val="TableNormal"/>
    <w:uiPriority w:val="47"/>
    <w:rsid w:val="00C84732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C84732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3-Accent51">
    <w:name w:val="Grid Table 3 - Accent 51"/>
    <w:basedOn w:val="TableNormal"/>
    <w:uiPriority w:val="48"/>
    <w:rsid w:val="00C84732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C84732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C8473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C84732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E51335"/>
    <w:pPr>
      <w:ind w:left="720"/>
      <w:contextualSpacing/>
    </w:pPr>
  </w:style>
  <w:style w:type="table" w:customStyle="1" w:styleId="GridTable2-Accent11">
    <w:name w:val="Grid Table 2 - Accent 11"/>
    <w:basedOn w:val="TableNormal"/>
    <w:uiPriority w:val="47"/>
    <w:rsid w:val="005A7F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3-Accent11">
    <w:name w:val="Grid Table 3 - Accent 11"/>
    <w:basedOn w:val="TableNormal"/>
    <w:uiPriority w:val="48"/>
    <w:rsid w:val="005A7F1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1E3124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rmalnospace">
    <w:name w:val="Normal no space"/>
    <w:basedOn w:val="Normal"/>
    <w:rsid w:val="008F0231"/>
    <w:pPr>
      <w:spacing w:before="0" w:after="0" w:line="240" w:lineRule="auto"/>
      <w:jc w:val="center"/>
    </w:pPr>
    <w:rPr>
      <w:rFonts w:ascii="Calibri" w:hAnsi="Calibri" w:cs="Calibri"/>
      <w:b/>
      <w:color w:val="auto"/>
      <w:sz w:val="28"/>
      <w:szCs w:val="40"/>
    </w:rPr>
  </w:style>
  <w:style w:type="paragraph" w:customStyle="1" w:styleId="ByLine">
    <w:name w:val="ByLine"/>
    <w:basedOn w:val="Title"/>
    <w:rsid w:val="00272A66"/>
    <w:rPr>
      <w:sz w:val="28"/>
    </w:rPr>
  </w:style>
  <w:style w:type="paragraph" w:styleId="Title">
    <w:name w:val="Title"/>
    <w:basedOn w:val="Normal"/>
    <w:link w:val="TitleChar"/>
    <w:rsid w:val="00272A66"/>
    <w:pPr>
      <w:spacing w:before="240" w:after="720" w:line="240" w:lineRule="auto"/>
      <w:jc w:val="right"/>
    </w:pPr>
    <w:rPr>
      <w:rFonts w:ascii="Arial" w:hAnsi="Arial"/>
      <w:b/>
      <w:color w:val="auto"/>
      <w:kern w:val="28"/>
      <w:sz w:val="64"/>
      <w:lang w:eastAsia="ko-KR"/>
    </w:rPr>
  </w:style>
  <w:style w:type="character" w:customStyle="1" w:styleId="TitleChar">
    <w:name w:val="Title Char"/>
    <w:basedOn w:val="DefaultParagraphFont"/>
    <w:link w:val="Title"/>
    <w:rsid w:val="00272A66"/>
    <w:rPr>
      <w:rFonts w:ascii="Arial" w:hAnsi="Arial"/>
      <w:b/>
      <w:kern w:val="28"/>
      <w:sz w:val="64"/>
      <w:lang w:eastAsia="ko-KR"/>
    </w:rPr>
  </w:style>
  <w:style w:type="paragraph" w:customStyle="1" w:styleId="ChangeHistoryTitle">
    <w:name w:val="ChangeHistory Title"/>
    <w:basedOn w:val="Normal"/>
    <w:rsid w:val="00272A66"/>
    <w:pPr>
      <w:keepNext/>
      <w:spacing w:before="60" w:after="60" w:line="240" w:lineRule="auto"/>
      <w:jc w:val="center"/>
    </w:pPr>
    <w:rPr>
      <w:rFonts w:ascii="Arial" w:hAnsi="Arial"/>
      <w:b/>
      <w:color w:val="auto"/>
      <w:sz w:val="36"/>
      <w:lang w:eastAsia="ko-KR"/>
    </w:rPr>
  </w:style>
  <w:style w:type="paragraph" w:customStyle="1" w:styleId="TOCEntry">
    <w:name w:val="TOCEntry"/>
    <w:basedOn w:val="Normal"/>
    <w:rsid w:val="00272A66"/>
    <w:pPr>
      <w:spacing w:before="120" w:after="0" w:line="240" w:lineRule="atLeast"/>
    </w:pPr>
    <w:rPr>
      <w:rFonts w:ascii="Times" w:hAnsi="Times"/>
      <w:b/>
      <w:color w:val="auto"/>
      <w:sz w:val="36"/>
      <w:lang w:eastAsia="ko-KR"/>
    </w:rPr>
  </w:style>
  <w:style w:type="paragraph" w:styleId="BodyText">
    <w:name w:val="Body Text"/>
    <w:basedOn w:val="Normal"/>
    <w:link w:val="BodyTextChar"/>
    <w:rsid w:val="00272A66"/>
    <w:pPr>
      <w:spacing w:before="0" w:after="0" w:line="240" w:lineRule="exact"/>
    </w:pPr>
    <w:rPr>
      <w:rFonts w:ascii="Arial" w:hAnsi="Arial"/>
      <w:i/>
      <w:color w:val="auto"/>
      <w:lang w:eastAsia="ko-KR"/>
    </w:rPr>
  </w:style>
  <w:style w:type="character" w:customStyle="1" w:styleId="BodyTextChar">
    <w:name w:val="Body Text Char"/>
    <w:basedOn w:val="DefaultParagraphFont"/>
    <w:link w:val="BodyText"/>
    <w:rsid w:val="00272A66"/>
    <w:rPr>
      <w:rFonts w:ascii="Arial" w:hAnsi="Arial"/>
      <w:i/>
      <w:sz w:val="22"/>
      <w:lang w:eastAsia="ko-KR"/>
    </w:rPr>
  </w:style>
  <w:style w:type="paragraph" w:customStyle="1" w:styleId="boilerplate">
    <w:name w:val="boilerplate"/>
    <w:basedOn w:val="Normal"/>
    <w:rsid w:val="00272A66"/>
    <w:pPr>
      <w:spacing w:before="0" w:after="0" w:line="220" w:lineRule="exact"/>
    </w:pPr>
    <w:rPr>
      <w:rFonts w:ascii="Arial" w:hAnsi="Arial"/>
      <w:i/>
      <w:color w:val="auto"/>
      <w:lang w:eastAsia="ko-KR"/>
    </w:rPr>
  </w:style>
  <w:style w:type="paragraph" w:customStyle="1" w:styleId="TableTextsmall">
    <w:name w:val="Table Text small"/>
    <w:basedOn w:val="Normal"/>
    <w:rsid w:val="00272A66"/>
    <w:pPr>
      <w:spacing w:before="20" w:after="20" w:line="240" w:lineRule="exact"/>
    </w:pPr>
    <w:rPr>
      <w:rFonts w:ascii="Arial" w:hAnsi="Arial"/>
      <w:i/>
      <w:color w:val="auto"/>
      <w:sz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84689F"/>
    <w:pPr>
      <w:tabs>
        <w:tab w:val="right" w:leader="dot" w:pos="10080"/>
      </w:tabs>
      <w:spacing w:before="0" w:after="0"/>
      <w:ind w:firstLine="142"/>
    </w:pPr>
    <w:rPr>
      <w:noProof/>
      <w:color w:val="395559"/>
      <w:lang w:eastAsia="ko-KR"/>
    </w:rPr>
  </w:style>
  <w:style w:type="paragraph" w:styleId="TOC2">
    <w:name w:val="toc 2"/>
    <w:basedOn w:val="TOC1"/>
    <w:next w:val="Normal"/>
    <w:autoRedefine/>
    <w:uiPriority w:val="39"/>
    <w:qFormat/>
    <w:rsid w:val="00C967B3"/>
    <w:pPr>
      <w:ind w:left="284"/>
      <w:pPrChange w:id="3" w:author="Michael Morley" w:date="2023-06-14T08:15:00Z">
        <w:pPr>
          <w:tabs>
            <w:tab w:val="right" w:leader="dot" w:pos="10080"/>
          </w:tabs>
          <w:spacing w:line="300" w:lineRule="auto"/>
          <w:ind w:left="284" w:firstLine="142"/>
        </w:pPr>
      </w:pPrChange>
    </w:pPr>
    <w:rPr>
      <w:sz w:val="20"/>
      <w:rPrChange w:id="3" w:author="Michael Morley" w:date="2023-06-14T08:15:00Z">
        <w:rPr>
          <w:rFonts w:ascii="Lato" w:hAnsi="Lato"/>
          <w:noProof/>
          <w:color w:val="395559"/>
          <w:lang w:val="en-US" w:eastAsia="ko-KR" w:bidi="ar-SA"/>
        </w:rPr>
      </w:rPrChange>
    </w:rPr>
  </w:style>
  <w:style w:type="paragraph" w:styleId="TOC3">
    <w:name w:val="toc 3"/>
    <w:basedOn w:val="TOC2"/>
    <w:next w:val="Normal"/>
    <w:autoRedefine/>
    <w:uiPriority w:val="39"/>
    <w:qFormat/>
    <w:rsid w:val="0084689F"/>
    <w:pPr>
      <w:ind w:left="482"/>
      <w:pPrChange w:id="4" w:author="Michael Morley" w:date="2023-06-14T08:15:00Z">
        <w:pPr>
          <w:tabs>
            <w:tab w:val="right" w:leader="dot" w:pos="10080"/>
          </w:tabs>
          <w:spacing w:line="300" w:lineRule="auto"/>
          <w:ind w:left="482" w:firstLine="142"/>
        </w:pPr>
      </w:pPrChange>
    </w:pPr>
    <w:rPr>
      <w:rPrChange w:id="4" w:author="Michael Morley" w:date="2023-06-14T08:15:00Z">
        <w:rPr>
          <w:rFonts w:ascii="Lato" w:hAnsi="Lato"/>
          <w:noProof/>
          <w:color w:val="395559"/>
          <w:lang w:val="en-US" w:eastAsia="ko-KR" w:bidi="ar-SA"/>
        </w:rPr>
      </w:rPrChange>
    </w:rPr>
  </w:style>
  <w:style w:type="paragraph" w:customStyle="1" w:styleId="StyleHeading1VerdanaLinespacingsingle">
    <w:name w:val="Style Heading 1 + Verdana Line spacing:  single"/>
    <w:basedOn w:val="Heading1"/>
    <w:autoRedefine/>
    <w:rsid w:val="00272A66"/>
    <w:pPr>
      <w:pBdr>
        <w:bottom w:val="single" w:sz="4" w:space="1" w:color="548DD4" w:themeColor="text2" w:themeTint="99"/>
      </w:pBdr>
      <w:spacing w:before="0" w:after="0"/>
    </w:pPr>
    <w:rPr>
      <w:rFonts w:ascii="Verdana" w:hAnsi="Verdana"/>
      <w:b w:val="0"/>
      <w:bCs/>
      <w:color w:val="548DD4" w:themeColor="text2" w:themeTint="99"/>
      <w:spacing w:val="0"/>
      <w:sz w:val="24"/>
      <w:szCs w:val="20"/>
    </w:rPr>
  </w:style>
  <w:style w:type="paragraph" w:customStyle="1" w:styleId="StyleHeading1Verdana">
    <w:name w:val="Style Heading 1 + Verdana"/>
    <w:basedOn w:val="Heading1"/>
    <w:autoRedefine/>
    <w:rsid w:val="00272A66"/>
    <w:pPr>
      <w:pBdr>
        <w:bottom w:val="single" w:sz="4" w:space="1" w:color="548DD4" w:themeColor="text2" w:themeTint="99"/>
      </w:pBdr>
      <w:spacing w:before="0" w:after="0"/>
      <w:ind w:left="432" w:hanging="432"/>
    </w:pPr>
    <w:rPr>
      <w:rFonts w:ascii="Verdana" w:hAnsi="Verdana"/>
      <w:bCs/>
      <w:color w:val="548DD4" w:themeColor="text2" w:themeTint="99"/>
      <w:spacing w:val="0"/>
      <w:sz w:val="20"/>
      <w:szCs w:val="20"/>
    </w:rPr>
  </w:style>
  <w:style w:type="paragraph" w:customStyle="1" w:styleId="StyleHeading3Verdana">
    <w:name w:val="Style Heading 3 + Verdana"/>
    <w:basedOn w:val="Heading3"/>
    <w:autoRedefine/>
    <w:rsid w:val="00272A66"/>
    <w:pPr>
      <w:keepNext w:val="0"/>
      <w:spacing w:before="0" w:after="0" w:line="240" w:lineRule="auto"/>
    </w:pPr>
    <w:rPr>
      <w:rFonts w:ascii="Verdana" w:hAnsi="Verdana"/>
      <w:b/>
      <w:color w:val="548DD4" w:themeColor="text2" w:themeTint="99"/>
      <w:spacing w:val="0"/>
      <w:kern w:val="0"/>
      <w:sz w:val="20"/>
      <w:szCs w:val="20"/>
    </w:rPr>
  </w:style>
  <w:style w:type="paragraph" w:customStyle="1" w:styleId="StyleHeading1Verdana1">
    <w:name w:val="Style Heading 1 + Verdana1"/>
    <w:basedOn w:val="Heading1"/>
    <w:autoRedefine/>
    <w:rsid w:val="00272A66"/>
    <w:pPr>
      <w:pBdr>
        <w:bottom w:val="single" w:sz="4" w:space="1" w:color="548DD4" w:themeColor="text2" w:themeTint="99"/>
      </w:pBdr>
      <w:spacing w:before="0" w:after="0"/>
    </w:pPr>
    <w:rPr>
      <w:rFonts w:ascii="Verdana" w:hAnsi="Verdana"/>
      <w:b w:val="0"/>
      <w:bCs/>
      <w:color w:val="548DD4" w:themeColor="text2" w:themeTint="99"/>
      <w:spacing w:val="0"/>
      <w:sz w:val="24"/>
      <w:szCs w:val="20"/>
    </w:rPr>
  </w:style>
  <w:style w:type="paragraph" w:customStyle="1" w:styleId="StyleHeading3BoldLeft0cmFirstline0cm">
    <w:name w:val="Style Heading 3 + Bold Left:  0 cm First line:  0 cm"/>
    <w:basedOn w:val="Heading3"/>
    <w:rsid w:val="00272A66"/>
    <w:pPr>
      <w:keepNext w:val="0"/>
      <w:spacing w:before="0" w:after="0" w:line="240" w:lineRule="auto"/>
    </w:pPr>
    <w:rPr>
      <w:rFonts w:ascii="Calibri" w:hAnsi="Calibri"/>
      <w:b/>
      <w:bCs/>
      <w:color w:val="548DD4" w:themeColor="text2" w:themeTint="99"/>
      <w:spacing w:val="0"/>
      <w:kern w:val="0"/>
      <w:sz w:val="24"/>
      <w:szCs w:val="20"/>
    </w:rPr>
  </w:style>
  <w:style w:type="paragraph" w:styleId="TOCHeading">
    <w:name w:val="TOC Heading"/>
    <w:basedOn w:val="Heading1"/>
    <w:next w:val="Normal"/>
    <w:uiPriority w:val="39"/>
    <w:qFormat/>
    <w:rsid w:val="00272A66"/>
    <w:pPr>
      <w:keepLines/>
      <w:spacing w:after="0" w:line="276" w:lineRule="auto"/>
      <w:outlineLvl w:val="9"/>
    </w:pPr>
    <w:rPr>
      <w:rFonts w:ascii="Cambria" w:hAnsi="Cambria"/>
      <w:b w:val="0"/>
      <w:bCs/>
      <w:color w:val="365F91"/>
      <w:spacing w:val="0"/>
      <w:kern w:val="0"/>
      <w:sz w:val="32"/>
      <w:szCs w:val="28"/>
      <w:lang w:eastAsia="en-US"/>
    </w:rPr>
  </w:style>
  <w:style w:type="character" w:customStyle="1" w:styleId="text">
    <w:name w:val="text"/>
    <w:basedOn w:val="DefaultParagraphFont"/>
    <w:rsid w:val="00272A66"/>
  </w:style>
  <w:style w:type="character" w:customStyle="1" w:styleId="style1">
    <w:name w:val="style1"/>
    <w:basedOn w:val="DefaultParagraphFont"/>
    <w:rsid w:val="00272A66"/>
  </w:style>
  <w:style w:type="character" w:customStyle="1" w:styleId="comment">
    <w:name w:val="comment"/>
    <w:basedOn w:val="DefaultParagraphFont"/>
    <w:rsid w:val="00272A66"/>
  </w:style>
  <w:style w:type="character" w:customStyle="1" w:styleId="start-tag">
    <w:name w:val="start-tag"/>
    <w:basedOn w:val="DefaultParagraphFont"/>
    <w:rsid w:val="00272A66"/>
  </w:style>
  <w:style w:type="character" w:customStyle="1" w:styleId="attribute-name">
    <w:name w:val="attribute-name"/>
    <w:basedOn w:val="DefaultParagraphFont"/>
    <w:rsid w:val="00272A66"/>
  </w:style>
  <w:style w:type="character" w:customStyle="1" w:styleId="attribute-value">
    <w:name w:val="attribute-value"/>
    <w:basedOn w:val="DefaultParagraphFont"/>
    <w:rsid w:val="00272A66"/>
  </w:style>
  <w:style w:type="character" w:customStyle="1" w:styleId="end-tag">
    <w:name w:val="end-tag"/>
    <w:basedOn w:val="DefaultParagraphFont"/>
    <w:rsid w:val="00272A66"/>
  </w:style>
  <w:style w:type="paragraph" w:styleId="TOC4">
    <w:name w:val="toc 4"/>
    <w:basedOn w:val="TOC1"/>
    <w:next w:val="Normal"/>
    <w:autoRedefine/>
    <w:uiPriority w:val="39"/>
    <w:unhideWhenUsed/>
    <w:rsid w:val="0084689F"/>
    <w:pPr>
      <w:spacing w:before="120" w:after="100"/>
      <w:ind w:left="658"/>
    </w:pPr>
    <w:rPr>
      <w:rFonts w:eastAsiaTheme="minorEastAsia" w:cs="Times New Roman (Body CS)"/>
      <w:sz w:val="20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88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color w:val="auto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29A"/>
    <w:pPr>
      <w:numPr>
        <w:ilvl w:val="1"/>
      </w:numPr>
      <w:spacing w:before="0" w:after="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429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semiHidden/>
    <w:rsid w:val="00EF5C07"/>
    <w:rPr>
      <w:rFonts w:ascii="Lato" w:hAnsi="Lato"/>
      <w:color w:val="355458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669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53643"/>
    <w:pPr>
      <w:spacing w:beforeAutospacing="1" w:after="100" w:afterAutospacing="1" w:line="240" w:lineRule="auto"/>
    </w:pPr>
    <w:rPr>
      <w:rFonts w:ascii="Times New Roman" w:hAnsi="Times New Roman"/>
      <w:color w:val="auto"/>
      <w:sz w:val="24"/>
      <w:szCs w:val="24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03C3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DF4096"/>
    <w:rPr>
      <w:rFonts w:ascii="Poppins SemiBold" w:hAnsi="Poppins SemiBold"/>
      <w:color w:val="355458"/>
      <w:spacing w:val="-6"/>
      <w:kern w:val="28"/>
      <w:sz w:val="34"/>
      <w:szCs w:val="31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tmp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9.tmp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://www.umb.edu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tmp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www.umb.edu/" TargetMode="External"/><Relationship Id="rId32" Type="http://schemas.openxmlformats.org/officeDocument/2006/relationships/hyperlink" Target="https://www.umb.edu/search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browserstack.com/" TargetMode="External"/><Relationship Id="rId23" Type="http://schemas.openxmlformats.org/officeDocument/2006/relationships/hyperlink" Target="https://umbedu-lb01-production.terminalfour.net/" TargetMode="External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image" Target="media/image7.tmp"/><Relationship Id="rId31" Type="http://schemas.openxmlformats.org/officeDocument/2006/relationships/hyperlink" Target="https://umb.edu/admiss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mb.ed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ewyn%20McKenna\Downloads\YYYY-MM-DD%20TERMINALFOUR%20Client%20Name%20Quote%20Layou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3711780-8B7E-0747-979E-3346608AAF42}">
  <we:reference id="wa200000729" version="3.6.75.0" store="en-GB" storeType="OMEX"/>
  <we:alternateReferences>
    <we:reference id="wa200000729" version="3.6.75.0" store="WA20000072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6793CA-EFC7-4A3E-92CF-52BC6BDBA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C:\Users\Raewyn McKenna\Downloads\YYYY-MM-DD TERMINALFOUR Client Name Quote Layout Template.dotx</Template>
  <TotalTime>1</TotalTime>
  <Pages>21</Pages>
  <Words>2329</Words>
  <Characters>13280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TERMINALFOUR</Company>
  <LinksUpToDate>false</LinksUpToDate>
  <CharactersWithSpaces>15578</CharactersWithSpaces>
  <SharedDoc>false</SharedDoc>
  <HLinks>
    <vt:vector size="1392" baseType="variant">
      <vt:variant>
        <vt:i4>2162715</vt:i4>
      </vt:variant>
      <vt:variant>
        <vt:i4>924</vt:i4>
      </vt:variant>
      <vt:variant>
        <vt:i4>0</vt:i4>
      </vt:variant>
      <vt:variant>
        <vt:i4>5</vt:i4>
      </vt:variant>
      <vt:variant>
        <vt:lpwstr/>
      </vt:variant>
      <vt:variant>
        <vt:lpwstr>_Knowledge_Base_Topic</vt:lpwstr>
      </vt:variant>
      <vt:variant>
        <vt:i4>5242985</vt:i4>
      </vt:variant>
      <vt:variant>
        <vt:i4>921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7995440</vt:i4>
      </vt:variant>
      <vt:variant>
        <vt:i4>918</vt:i4>
      </vt:variant>
      <vt:variant>
        <vt:i4>0</vt:i4>
      </vt:variant>
      <vt:variant>
        <vt:i4>5</vt:i4>
      </vt:variant>
      <vt:variant>
        <vt:lpwstr>http://www.ucd.ie/itservices/itsupport/</vt:lpwstr>
      </vt:variant>
      <vt:variant>
        <vt:lpwstr/>
      </vt:variant>
      <vt:variant>
        <vt:i4>2162715</vt:i4>
      </vt:variant>
      <vt:variant>
        <vt:i4>915</vt:i4>
      </vt:variant>
      <vt:variant>
        <vt:i4>0</vt:i4>
      </vt:variant>
      <vt:variant>
        <vt:i4>5</vt:i4>
      </vt:variant>
      <vt:variant>
        <vt:lpwstr/>
      </vt:variant>
      <vt:variant>
        <vt:lpwstr>_Knowledge_Base_Topic</vt:lpwstr>
      </vt:variant>
      <vt:variant>
        <vt:i4>5242985</vt:i4>
      </vt:variant>
      <vt:variant>
        <vt:i4>912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1245215</vt:i4>
      </vt:variant>
      <vt:variant>
        <vt:i4>909</vt:i4>
      </vt:variant>
      <vt:variant>
        <vt:i4>0</vt:i4>
      </vt:variant>
      <vt:variant>
        <vt:i4>5</vt:i4>
      </vt:variant>
      <vt:variant>
        <vt:lpwstr>http://www.gold.ac.uk/prospectus-builder/ug/</vt:lpwstr>
      </vt:variant>
      <vt:variant>
        <vt:lpwstr/>
      </vt:variant>
      <vt:variant>
        <vt:i4>6029389</vt:i4>
      </vt:variant>
      <vt:variant>
        <vt:i4>906</vt:i4>
      </vt:variant>
      <vt:variant>
        <vt:i4>0</vt:i4>
      </vt:variant>
      <vt:variant>
        <vt:i4>5</vt:i4>
      </vt:variant>
      <vt:variant>
        <vt:lpwstr>http://www.ru.ac.za/static/intranet/phonebook/?request=phonebook</vt:lpwstr>
      </vt:variant>
      <vt:variant>
        <vt:lpwstr/>
      </vt:variant>
      <vt:variant>
        <vt:i4>5767253</vt:i4>
      </vt:variant>
      <vt:variant>
        <vt:i4>903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7733308</vt:i4>
      </vt:variant>
      <vt:variant>
        <vt:i4>900</vt:i4>
      </vt:variant>
      <vt:variant>
        <vt:i4>0</vt:i4>
      </vt:variant>
      <vt:variant>
        <vt:i4>5</vt:i4>
      </vt:variant>
      <vt:variant>
        <vt:lpwstr>https://extranet.terminalfour.com/documentation/sitemanager/tools/stylemanagement/stylet4tags/incorporatemetadata/</vt:lpwstr>
      </vt:variant>
      <vt:variant>
        <vt:lpwstr/>
      </vt:variant>
      <vt:variant>
        <vt:i4>5505129</vt:i4>
      </vt:variant>
      <vt:variant>
        <vt:i4>897</vt:i4>
      </vt:variant>
      <vt:variant>
        <vt:i4>0</vt:i4>
      </vt:variant>
      <vt:variant>
        <vt:i4>5</vt:i4>
      </vt:variant>
      <vt:variant>
        <vt:lpwstr/>
      </vt:variant>
      <vt:variant>
        <vt:lpwstr>_Knowledge_Base_Listing</vt:lpwstr>
      </vt:variant>
      <vt:variant>
        <vt:i4>5242985</vt:i4>
      </vt:variant>
      <vt:variant>
        <vt:i4>894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5505129</vt:i4>
      </vt:variant>
      <vt:variant>
        <vt:i4>891</vt:i4>
      </vt:variant>
      <vt:variant>
        <vt:i4>0</vt:i4>
      </vt:variant>
      <vt:variant>
        <vt:i4>5</vt:i4>
      </vt:variant>
      <vt:variant>
        <vt:lpwstr/>
      </vt:variant>
      <vt:variant>
        <vt:lpwstr>_Knowledge_Base_Listing</vt:lpwstr>
      </vt:variant>
      <vt:variant>
        <vt:i4>5242985</vt:i4>
      </vt:variant>
      <vt:variant>
        <vt:i4>888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8257656</vt:i4>
      </vt:variant>
      <vt:variant>
        <vt:i4>885</vt:i4>
      </vt:variant>
      <vt:variant>
        <vt:i4>0</vt:i4>
      </vt:variant>
      <vt:variant>
        <vt:i4>5</vt:i4>
      </vt:variant>
      <vt:variant>
        <vt:lpwstr/>
      </vt:variant>
      <vt:variant>
        <vt:lpwstr>_Knowledge_Base_Topic_1</vt:lpwstr>
      </vt:variant>
      <vt:variant>
        <vt:i4>5242985</vt:i4>
      </vt:variant>
      <vt:variant>
        <vt:i4>882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7602247</vt:i4>
      </vt:variant>
      <vt:variant>
        <vt:i4>879</vt:i4>
      </vt:variant>
      <vt:variant>
        <vt:i4>0</vt:i4>
      </vt:variant>
      <vt:variant>
        <vt:i4>5</vt:i4>
      </vt:variant>
      <vt:variant>
        <vt:lpwstr/>
      </vt:variant>
      <vt:variant>
        <vt:lpwstr>_Events</vt:lpwstr>
      </vt:variant>
      <vt:variant>
        <vt:i4>655360</vt:i4>
      </vt:variant>
      <vt:variant>
        <vt:i4>876</vt:i4>
      </vt:variant>
      <vt:variant>
        <vt:i4>0</vt:i4>
      </vt:variant>
      <vt:variant>
        <vt:i4>5</vt:i4>
      </vt:variant>
      <vt:variant>
        <vt:lpwstr>https://extranet.terminalfour.com/howto/createicalendarfilesforeventinformation/</vt:lpwstr>
      </vt:variant>
      <vt:variant>
        <vt:lpwstr/>
      </vt:variant>
      <vt:variant>
        <vt:i4>7602247</vt:i4>
      </vt:variant>
      <vt:variant>
        <vt:i4>873</vt:i4>
      </vt:variant>
      <vt:variant>
        <vt:i4>0</vt:i4>
      </vt:variant>
      <vt:variant>
        <vt:i4>5</vt:i4>
      </vt:variant>
      <vt:variant>
        <vt:lpwstr/>
      </vt:variant>
      <vt:variant>
        <vt:lpwstr>_Events</vt:lpwstr>
      </vt:variant>
      <vt:variant>
        <vt:i4>655360</vt:i4>
      </vt:variant>
      <vt:variant>
        <vt:i4>870</vt:i4>
      </vt:variant>
      <vt:variant>
        <vt:i4>0</vt:i4>
      </vt:variant>
      <vt:variant>
        <vt:i4>5</vt:i4>
      </vt:variant>
      <vt:variant>
        <vt:lpwstr>https://extranet.terminalfour.com/howto/createicalendarfilesforeventinformation/</vt:lpwstr>
      </vt:variant>
      <vt:variant>
        <vt:lpwstr/>
      </vt:variant>
      <vt:variant>
        <vt:i4>7995509</vt:i4>
      </vt:variant>
      <vt:variant>
        <vt:i4>867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1703953</vt:i4>
      </vt:variant>
      <vt:variant>
        <vt:i4>864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7995509</vt:i4>
      </vt:variant>
      <vt:variant>
        <vt:i4>861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1703953</vt:i4>
      </vt:variant>
      <vt:variant>
        <vt:i4>858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851975</vt:i4>
      </vt:variant>
      <vt:variant>
        <vt:i4>855</vt:i4>
      </vt:variant>
      <vt:variant>
        <vt:i4>0</vt:i4>
      </vt:variant>
      <vt:variant>
        <vt:i4>5</vt:i4>
      </vt:variant>
      <vt:variant>
        <vt:lpwstr/>
      </vt:variant>
      <vt:variant>
        <vt:lpwstr>_Short_Course</vt:lpwstr>
      </vt:variant>
      <vt:variant>
        <vt:i4>2162708</vt:i4>
      </vt:variant>
      <vt:variant>
        <vt:i4>852</vt:i4>
      </vt:variant>
      <vt:variant>
        <vt:i4>0</vt:i4>
      </vt:variant>
      <vt:variant>
        <vt:i4>5</vt:i4>
      </vt:variant>
      <vt:variant>
        <vt:lpwstr/>
      </vt:variant>
      <vt:variant>
        <vt:lpwstr>_Short_Course_Listing</vt:lpwstr>
      </vt:variant>
      <vt:variant>
        <vt:i4>5767253</vt:i4>
      </vt:variant>
      <vt:variant>
        <vt:i4>849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2555963</vt:i4>
      </vt:variant>
      <vt:variant>
        <vt:i4>846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6946939</vt:i4>
      </vt:variant>
      <vt:variant>
        <vt:i4>843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7995509</vt:i4>
      </vt:variant>
      <vt:variant>
        <vt:i4>840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6946939</vt:i4>
      </vt:variant>
      <vt:variant>
        <vt:i4>837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7995509</vt:i4>
      </vt:variant>
      <vt:variant>
        <vt:i4>834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2555959</vt:i4>
      </vt:variant>
      <vt:variant>
        <vt:i4>831</vt:i4>
      </vt:variant>
      <vt:variant>
        <vt:i4>0</vt:i4>
      </vt:variant>
      <vt:variant>
        <vt:i4>5</vt:i4>
      </vt:variant>
      <vt:variant>
        <vt:lpwstr>http://ru.generator.co.za/_click_me.php</vt:lpwstr>
      </vt:variant>
      <vt:variant>
        <vt:lpwstr/>
      </vt:variant>
      <vt:variant>
        <vt:i4>2555959</vt:i4>
      </vt:variant>
      <vt:variant>
        <vt:i4>828</vt:i4>
      </vt:variant>
      <vt:variant>
        <vt:i4>0</vt:i4>
      </vt:variant>
      <vt:variant>
        <vt:i4>5</vt:i4>
      </vt:variant>
      <vt:variant>
        <vt:lpwstr>http://ru.generator.co.za/_click_me.php</vt:lpwstr>
      </vt:variant>
      <vt:variant>
        <vt:lpwstr/>
      </vt:variant>
      <vt:variant>
        <vt:i4>2883681</vt:i4>
      </vt:variant>
      <vt:variant>
        <vt:i4>825</vt:i4>
      </vt:variant>
      <vt:variant>
        <vt:i4>0</vt:i4>
      </vt:variant>
      <vt:variant>
        <vt:i4>5</vt:i4>
      </vt:variant>
      <vt:variant>
        <vt:lpwstr/>
      </vt:variant>
      <vt:variant>
        <vt:lpwstr>_Publication_1</vt:lpwstr>
      </vt:variant>
      <vt:variant>
        <vt:i4>3997697</vt:i4>
      </vt:variant>
      <vt:variant>
        <vt:i4>822</vt:i4>
      </vt:variant>
      <vt:variant>
        <vt:i4>0</vt:i4>
      </vt:variant>
      <vt:variant>
        <vt:i4>5</vt:i4>
      </vt:variant>
      <vt:variant>
        <vt:lpwstr/>
      </vt:variant>
      <vt:variant>
        <vt:lpwstr>_Site_Upcoming_Events</vt:lpwstr>
      </vt:variant>
      <vt:variant>
        <vt:i4>6488182</vt:i4>
      </vt:variant>
      <vt:variant>
        <vt:i4>819</vt:i4>
      </vt:variant>
      <vt:variant>
        <vt:i4>0</vt:i4>
      </vt:variant>
      <vt:variant>
        <vt:i4>5</vt:i4>
      </vt:variant>
      <vt:variant>
        <vt:lpwstr>http://www.ru.ac.za/healthsuite/membership</vt:lpwstr>
      </vt:variant>
      <vt:variant>
        <vt:lpwstr/>
      </vt:variant>
      <vt:variant>
        <vt:i4>1703953</vt:i4>
      </vt:variant>
      <vt:variant>
        <vt:i4>816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6946939</vt:i4>
      </vt:variant>
      <vt:variant>
        <vt:i4>813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810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807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5767253</vt:i4>
      </vt:variant>
      <vt:variant>
        <vt:i4>804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5767253</vt:i4>
      </vt:variant>
      <vt:variant>
        <vt:i4>801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6946939</vt:i4>
      </vt:variant>
      <vt:variant>
        <vt:i4>798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795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5767253</vt:i4>
      </vt:variant>
      <vt:variant>
        <vt:i4>792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6946939</vt:i4>
      </vt:variant>
      <vt:variant>
        <vt:i4>789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786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2883681</vt:i4>
      </vt:variant>
      <vt:variant>
        <vt:i4>783</vt:i4>
      </vt:variant>
      <vt:variant>
        <vt:i4>0</vt:i4>
      </vt:variant>
      <vt:variant>
        <vt:i4>5</vt:i4>
      </vt:variant>
      <vt:variant>
        <vt:lpwstr/>
      </vt:variant>
      <vt:variant>
        <vt:lpwstr>_Publication_1</vt:lpwstr>
      </vt:variant>
      <vt:variant>
        <vt:i4>3997697</vt:i4>
      </vt:variant>
      <vt:variant>
        <vt:i4>780</vt:i4>
      </vt:variant>
      <vt:variant>
        <vt:i4>0</vt:i4>
      </vt:variant>
      <vt:variant>
        <vt:i4>5</vt:i4>
      </vt:variant>
      <vt:variant>
        <vt:lpwstr/>
      </vt:variant>
      <vt:variant>
        <vt:lpwstr>_Site_Upcoming_Events</vt:lpwstr>
      </vt:variant>
      <vt:variant>
        <vt:i4>7995509</vt:i4>
      </vt:variant>
      <vt:variant>
        <vt:i4>777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1703953</vt:i4>
      </vt:variant>
      <vt:variant>
        <vt:i4>774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5767253</vt:i4>
      </vt:variant>
      <vt:variant>
        <vt:i4>771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6946939</vt:i4>
      </vt:variant>
      <vt:variant>
        <vt:i4>768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2555994</vt:i4>
      </vt:variant>
      <vt:variant>
        <vt:i4>765</vt:i4>
      </vt:variant>
      <vt:variant>
        <vt:i4>0</vt:i4>
      </vt:variant>
      <vt:variant>
        <vt:i4>5</vt:i4>
      </vt:variant>
      <vt:variant>
        <vt:lpwstr/>
      </vt:variant>
      <vt:variant>
        <vt:lpwstr>_Clock_Tower_1</vt:lpwstr>
      </vt:variant>
      <vt:variant>
        <vt:i4>262150</vt:i4>
      </vt:variant>
      <vt:variant>
        <vt:i4>762</vt:i4>
      </vt:variant>
      <vt:variant>
        <vt:i4>0</vt:i4>
      </vt:variant>
      <vt:variant>
        <vt:i4>5</vt:i4>
      </vt:variant>
      <vt:variant>
        <vt:lpwstr/>
      </vt:variant>
      <vt:variant>
        <vt:lpwstr>_Generic_Poll</vt:lpwstr>
      </vt:variant>
      <vt:variant>
        <vt:i4>6357109</vt:i4>
      </vt:variant>
      <vt:variant>
        <vt:i4>759</vt:i4>
      </vt:variant>
      <vt:variant>
        <vt:i4>0</vt:i4>
      </vt:variant>
      <vt:variant>
        <vt:i4>5</vt:i4>
      </vt:variant>
      <vt:variant>
        <vt:lpwstr/>
      </vt:variant>
      <vt:variant>
        <vt:lpwstr>_YouTube_Video</vt:lpwstr>
      </vt:variant>
      <vt:variant>
        <vt:i4>7274599</vt:i4>
      </vt:variant>
      <vt:variant>
        <vt:i4>756</vt:i4>
      </vt:variant>
      <vt:variant>
        <vt:i4>0</vt:i4>
      </vt:variant>
      <vt:variant>
        <vt:i4>5</vt:i4>
      </vt:variant>
      <vt:variant>
        <vt:lpwstr/>
      </vt:variant>
      <vt:variant>
        <vt:lpwstr>_Content_Owner</vt:lpwstr>
      </vt:variant>
      <vt:variant>
        <vt:i4>7274599</vt:i4>
      </vt:variant>
      <vt:variant>
        <vt:i4>753</vt:i4>
      </vt:variant>
      <vt:variant>
        <vt:i4>0</vt:i4>
      </vt:variant>
      <vt:variant>
        <vt:i4>5</vt:i4>
      </vt:variant>
      <vt:variant>
        <vt:lpwstr/>
      </vt:variant>
      <vt:variant>
        <vt:lpwstr>_Content_Owner</vt:lpwstr>
      </vt:variant>
      <vt:variant>
        <vt:i4>1900606</vt:i4>
      </vt:variant>
      <vt:variant>
        <vt:i4>750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1900606</vt:i4>
      </vt:variant>
      <vt:variant>
        <vt:i4>747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744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1310732</vt:i4>
      </vt:variant>
      <vt:variant>
        <vt:i4>741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5767253</vt:i4>
      </vt:variant>
      <vt:variant>
        <vt:i4>738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3735580</vt:i4>
      </vt:variant>
      <vt:variant>
        <vt:i4>735</vt:i4>
      </vt:variant>
      <vt:variant>
        <vt:i4>0</vt:i4>
      </vt:variant>
      <vt:variant>
        <vt:i4>5</vt:i4>
      </vt:variant>
      <vt:variant>
        <vt:lpwstr/>
      </vt:variant>
      <vt:variant>
        <vt:lpwstr>_PHP_Header_Code</vt:lpwstr>
      </vt:variant>
      <vt:variant>
        <vt:i4>4653068</vt:i4>
      </vt:variant>
      <vt:variant>
        <vt:i4>732</vt:i4>
      </vt:variant>
      <vt:variant>
        <vt:i4>0</vt:i4>
      </vt:variant>
      <vt:variant>
        <vt:i4>5</vt:i4>
      </vt:variant>
      <vt:variant>
        <vt:lpwstr/>
      </vt:variant>
      <vt:variant>
        <vt:lpwstr>_IT_Knowledge_Base_1</vt:lpwstr>
      </vt:variant>
      <vt:variant>
        <vt:i4>7733331</vt:i4>
      </vt:variant>
      <vt:variant>
        <vt:i4>729</vt:i4>
      </vt:variant>
      <vt:variant>
        <vt:i4>0</vt:i4>
      </vt:variant>
      <vt:variant>
        <vt:i4>5</vt:i4>
      </vt:variant>
      <vt:variant>
        <vt:lpwstr/>
      </vt:variant>
      <vt:variant>
        <vt:lpwstr>_IT_Knowledge_Base</vt:lpwstr>
      </vt:variant>
      <vt:variant>
        <vt:i4>5111836</vt:i4>
      </vt:variant>
      <vt:variant>
        <vt:i4>726</vt:i4>
      </vt:variant>
      <vt:variant>
        <vt:i4>0</vt:i4>
      </vt:variant>
      <vt:variant>
        <vt:i4>5</vt:i4>
      </vt:variant>
      <vt:variant>
        <vt:lpwstr>http://www.ru.ac.za/elrc</vt:lpwstr>
      </vt:variant>
      <vt:variant>
        <vt:lpwstr/>
      </vt:variant>
      <vt:variant>
        <vt:i4>3276801</vt:i4>
      </vt:variant>
      <vt:variant>
        <vt:i4>723</vt:i4>
      </vt:variant>
      <vt:variant>
        <vt:i4>0</vt:i4>
      </vt:variant>
      <vt:variant>
        <vt:i4>5</vt:i4>
      </vt:variant>
      <vt:variant>
        <vt:lpwstr>http://www.ru.ac.za/modules/newsletter_include/newsletter_archive.php?page_id=920</vt:lpwstr>
      </vt:variant>
      <vt:variant>
        <vt:lpwstr/>
      </vt:variant>
      <vt:variant>
        <vt:i4>7536689</vt:i4>
      </vt:variant>
      <vt:variant>
        <vt:i4>720</vt:i4>
      </vt:variant>
      <vt:variant>
        <vt:i4>0</vt:i4>
      </vt:variant>
      <vt:variant>
        <vt:i4>5</vt:i4>
      </vt:variant>
      <vt:variant>
        <vt:lpwstr>http://www.ru.ac.za/rhodes/governance/keyuniversityofficers</vt:lpwstr>
      </vt:variant>
      <vt:variant>
        <vt:lpwstr/>
      </vt:variant>
      <vt:variant>
        <vt:i4>5374050</vt:i4>
      </vt:variant>
      <vt:variant>
        <vt:i4>717</vt:i4>
      </vt:variant>
      <vt:variant>
        <vt:i4>0</vt:i4>
      </vt:variant>
      <vt:variant>
        <vt:i4>5</vt:i4>
      </vt:variant>
      <vt:variant>
        <vt:lpwstr/>
      </vt:variant>
      <vt:variant>
        <vt:lpwstr>_Short_Course_1</vt:lpwstr>
      </vt:variant>
      <vt:variant>
        <vt:i4>4718645</vt:i4>
      </vt:variant>
      <vt:variant>
        <vt:i4>714</vt:i4>
      </vt:variant>
      <vt:variant>
        <vt:i4>0</vt:i4>
      </vt:variant>
      <vt:variant>
        <vt:i4>5</vt:i4>
      </vt:variant>
      <vt:variant>
        <vt:lpwstr/>
      </vt:variant>
      <vt:variant>
        <vt:lpwstr>_Content_in_text/table</vt:lpwstr>
      </vt:variant>
      <vt:variant>
        <vt:i4>7733360</vt:i4>
      </vt:variant>
      <vt:variant>
        <vt:i4>711</vt:i4>
      </vt:variant>
      <vt:variant>
        <vt:i4>0</vt:i4>
      </vt:variant>
      <vt:variant>
        <vt:i4>5</vt:i4>
      </vt:variant>
      <vt:variant>
        <vt:lpwstr>https://extranet.terminalfour.com/howto/createsortablecontent/</vt:lpwstr>
      </vt:variant>
      <vt:variant>
        <vt:lpwstr/>
      </vt:variant>
      <vt:variant>
        <vt:i4>3932164</vt:i4>
      </vt:variant>
      <vt:variant>
        <vt:i4>708</vt:i4>
      </vt:variant>
      <vt:variant>
        <vt:i4>0</vt:i4>
      </vt:variant>
      <vt:variant>
        <vt:i4>5</vt:i4>
      </vt:variant>
      <vt:variant>
        <vt:lpwstr>http://www.ru.ac.za/static/shortcourses/course_list.php</vt:lpwstr>
      </vt:variant>
      <vt:variant>
        <vt:lpwstr/>
      </vt:variant>
      <vt:variant>
        <vt:i4>3932164</vt:i4>
      </vt:variant>
      <vt:variant>
        <vt:i4>705</vt:i4>
      </vt:variant>
      <vt:variant>
        <vt:i4>0</vt:i4>
      </vt:variant>
      <vt:variant>
        <vt:i4>5</vt:i4>
      </vt:variant>
      <vt:variant>
        <vt:lpwstr>http://www.ru.ac.za/static/shortcourses/course_list.php</vt:lpwstr>
      </vt:variant>
      <vt:variant>
        <vt:lpwstr/>
      </vt:variant>
      <vt:variant>
        <vt:i4>1835030</vt:i4>
      </vt:variant>
      <vt:variant>
        <vt:i4>702</vt:i4>
      </vt:variant>
      <vt:variant>
        <vt:i4>0</vt:i4>
      </vt:variant>
      <vt:variant>
        <vt:i4>5</vt:i4>
      </vt:variant>
      <vt:variant>
        <vt:lpwstr>https://extranet.terminalfour.com/howto/createanimagegalleryusingjavascript/</vt:lpwstr>
      </vt:variant>
      <vt:variant>
        <vt:lpwstr/>
      </vt:variant>
      <vt:variant>
        <vt:i4>6488182</vt:i4>
      </vt:variant>
      <vt:variant>
        <vt:i4>699</vt:i4>
      </vt:variant>
      <vt:variant>
        <vt:i4>0</vt:i4>
      </vt:variant>
      <vt:variant>
        <vt:i4>5</vt:i4>
      </vt:variant>
      <vt:variant>
        <vt:lpwstr>http://www.ru.ac.za/healthsuite/membership</vt:lpwstr>
      </vt:variant>
      <vt:variant>
        <vt:lpwstr/>
      </vt:variant>
      <vt:variant>
        <vt:i4>4718653</vt:i4>
      </vt:variant>
      <vt:variant>
        <vt:i4>696</vt:i4>
      </vt:variant>
      <vt:variant>
        <vt:i4>0</vt:i4>
      </vt:variant>
      <vt:variant>
        <vt:i4>5</vt:i4>
      </vt:variant>
      <vt:variant>
        <vt:lpwstr/>
      </vt:variant>
      <vt:variant>
        <vt:lpwstr>_Content_in_text/random</vt:lpwstr>
      </vt:variant>
      <vt:variant>
        <vt:i4>5636146</vt:i4>
      </vt:variant>
      <vt:variant>
        <vt:i4>693</vt:i4>
      </vt:variant>
      <vt:variant>
        <vt:i4>0</vt:i4>
      </vt:variant>
      <vt:variant>
        <vt:i4>5</vt:i4>
      </vt:variant>
      <vt:variant>
        <vt:lpwstr/>
      </vt:variant>
      <vt:variant>
        <vt:lpwstr>_Content_in_text/image</vt:lpwstr>
      </vt:variant>
      <vt:variant>
        <vt:i4>1835030</vt:i4>
      </vt:variant>
      <vt:variant>
        <vt:i4>690</vt:i4>
      </vt:variant>
      <vt:variant>
        <vt:i4>0</vt:i4>
      </vt:variant>
      <vt:variant>
        <vt:i4>5</vt:i4>
      </vt:variant>
      <vt:variant>
        <vt:lpwstr>https://extranet.terminalfour.com/howto/createanimagegalleryusingjavascript/</vt:lpwstr>
      </vt:variant>
      <vt:variant>
        <vt:lpwstr/>
      </vt:variant>
      <vt:variant>
        <vt:i4>7405671</vt:i4>
      </vt:variant>
      <vt:variant>
        <vt:i4>687</vt:i4>
      </vt:variant>
      <vt:variant>
        <vt:i4>0</vt:i4>
      </vt:variant>
      <vt:variant>
        <vt:i4>5</vt:i4>
      </vt:variant>
      <vt:variant>
        <vt:lpwstr>http://www.ru.ac.za/studentzone/meatlessmonday</vt:lpwstr>
      </vt:variant>
      <vt:variant>
        <vt:lpwstr/>
      </vt:variant>
      <vt:variant>
        <vt:i4>7995426</vt:i4>
      </vt:variant>
      <vt:variant>
        <vt:i4>684</vt:i4>
      </vt:variant>
      <vt:variant>
        <vt:i4>0</vt:i4>
      </vt:variant>
      <vt:variant>
        <vt:i4>5</vt:i4>
      </vt:variant>
      <vt:variant>
        <vt:lpwstr>http://eprints.ru.ac.za/view/creators/</vt:lpwstr>
      </vt:variant>
      <vt:variant>
        <vt:lpwstr/>
      </vt:variant>
      <vt:variant>
        <vt:i4>4653170</vt:i4>
      </vt:variant>
      <vt:variant>
        <vt:i4>681</vt:i4>
      </vt:variant>
      <vt:variant>
        <vt:i4>0</vt:i4>
      </vt:variant>
      <vt:variant>
        <vt:i4>5</vt:i4>
      </vt:variant>
      <vt:variant>
        <vt:lpwstr/>
      </vt:variant>
      <vt:variant>
        <vt:lpwstr>_Web_Team_Approval</vt:lpwstr>
      </vt:variant>
      <vt:variant>
        <vt:i4>4653170</vt:i4>
      </vt:variant>
      <vt:variant>
        <vt:i4>678</vt:i4>
      </vt:variant>
      <vt:variant>
        <vt:i4>0</vt:i4>
      </vt:variant>
      <vt:variant>
        <vt:i4>5</vt:i4>
      </vt:variant>
      <vt:variant>
        <vt:lpwstr/>
      </vt:variant>
      <vt:variant>
        <vt:lpwstr>_Web_Team_Approval</vt:lpwstr>
      </vt:variant>
      <vt:variant>
        <vt:i4>1441797</vt:i4>
      </vt:variant>
      <vt:variant>
        <vt:i4>675</vt:i4>
      </vt:variant>
      <vt:variant>
        <vt:i4>0</vt:i4>
      </vt:variant>
      <vt:variant>
        <vt:i4>5</vt:i4>
      </vt:variant>
      <vt:variant>
        <vt:lpwstr/>
      </vt:variant>
      <vt:variant>
        <vt:lpwstr>_Clock_Tower</vt:lpwstr>
      </vt:variant>
      <vt:variant>
        <vt:i4>6160386</vt:i4>
      </vt:variant>
      <vt:variant>
        <vt:i4>672</vt:i4>
      </vt:variant>
      <vt:variant>
        <vt:i4>0</vt:i4>
      </vt:variant>
      <vt:variant>
        <vt:i4>5</vt:i4>
      </vt:variant>
      <vt:variant>
        <vt:lpwstr>http://www.ru.ac.za/International</vt:lpwstr>
      </vt:variant>
      <vt:variant>
        <vt:lpwstr/>
      </vt:variant>
      <vt:variant>
        <vt:i4>3735664</vt:i4>
      </vt:variant>
      <vt:variant>
        <vt:i4>669</vt:i4>
      </vt:variant>
      <vt:variant>
        <vt:i4>0</vt:i4>
      </vt:variant>
      <vt:variant>
        <vt:i4>5</vt:i4>
      </vt:variant>
      <vt:variant>
        <vt:lpwstr>http://www.ru.ac.za/oppidan</vt:lpwstr>
      </vt:variant>
      <vt:variant>
        <vt:lpwstr/>
      </vt:variant>
      <vt:variant>
        <vt:i4>5111836</vt:i4>
      </vt:variant>
      <vt:variant>
        <vt:i4>666</vt:i4>
      </vt:variant>
      <vt:variant>
        <vt:i4>0</vt:i4>
      </vt:variant>
      <vt:variant>
        <vt:i4>5</vt:i4>
      </vt:variant>
      <vt:variant>
        <vt:lpwstr>http://www.ru.ac.za/elrc</vt:lpwstr>
      </vt:variant>
      <vt:variant>
        <vt:lpwstr/>
      </vt:variant>
      <vt:variant>
        <vt:i4>3866732</vt:i4>
      </vt:variant>
      <vt:variant>
        <vt:i4>663</vt:i4>
      </vt:variant>
      <vt:variant>
        <vt:i4>0</vt:i4>
      </vt:variant>
      <vt:variant>
        <vt:i4>5</vt:i4>
      </vt:variant>
      <vt:variant>
        <vt:lpwstr>http://www.ru.ac.za/underwater</vt:lpwstr>
      </vt:variant>
      <vt:variant>
        <vt:lpwstr/>
      </vt:variant>
      <vt:variant>
        <vt:i4>3866732</vt:i4>
      </vt:variant>
      <vt:variant>
        <vt:i4>660</vt:i4>
      </vt:variant>
      <vt:variant>
        <vt:i4>0</vt:i4>
      </vt:variant>
      <vt:variant>
        <vt:i4>5</vt:i4>
      </vt:variant>
      <vt:variant>
        <vt:lpwstr>http://www.ru.ac.za/underwater</vt:lpwstr>
      </vt:variant>
      <vt:variant>
        <vt:lpwstr/>
      </vt:variant>
      <vt:variant>
        <vt:i4>7077963</vt:i4>
      </vt:variant>
      <vt:variant>
        <vt:i4>657</vt:i4>
      </vt:variant>
      <vt:variant>
        <vt:i4>0</vt:i4>
      </vt:variant>
      <vt:variant>
        <vt:i4>5</vt:i4>
      </vt:variant>
      <vt:variant>
        <vt:lpwstr>mailto:email@email.com</vt:lpwstr>
      </vt:variant>
      <vt:variant>
        <vt:lpwstr/>
      </vt:variant>
      <vt:variant>
        <vt:i4>4587520</vt:i4>
      </vt:variant>
      <vt:variant>
        <vt:i4>654</vt:i4>
      </vt:variant>
      <vt:variant>
        <vt:i4>0</vt:i4>
      </vt:variant>
      <vt:variant>
        <vt:i4>5</vt:i4>
      </vt:variant>
      <vt:variant>
        <vt:lpwstr>https://extranet.terminalfour.com/howto/integratewithgoogle/integratewithgooglecalendar/</vt:lpwstr>
      </vt:variant>
      <vt:variant>
        <vt:lpwstr/>
      </vt:variant>
      <vt:variant>
        <vt:i4>3407892</vt:i4>
      </vt:variant>
      <vt:variant>
        <vt:i4>651</vt:i4>
      </vt:variant>
      <vt:variant>
        <vt:i4>0</vt:i4>
      </vt:variant>
      <vt:variant>
        <vt:i4>5</vt:i4>
      </vt:variant>
      <vt:variant>
        <vt:lpwstr/>
      </vt:variant>
      <vt:variant>
        <vt:lpwstr>_Path_to_Current</vt:lpwstr>
      </vt:variant>
      <vt:variant>
        <vt:i4>655401</vt:i4>
      </vt:variant>
      <vt:variant>
        <vt:i4>648</vt:i4>
      </vt:variant>
      <vt:variant>
        <vt:i4>0</vt:i4>
      </vt:variant>
      <vt:variant>
        <vt:i4>5</vt:i4>
      </vt:variant>
      <vt:variant>
        <vt:lpwstr/>
      </vt:variant>
      <vt:variant>
        <vt:lpwstr>_Generate_csv_Formst</vt:lpwstr>
      </vt:variant>
      <vt:variant>
        <vt:i4>1703974</vt:i4>
      </vt:variant>
      <vt:variant>
        <vt:i4>645</vt:i4>
      </vt:variant>
      <vt:variant>
        <vt:i4>0</vt:i4>
      </vt:variant>
      <vt:variant>
        <vt:i4>5</vt:i4>
      </vt:variant>
      <vt:variant>
        <vt:lpwstr/>
      </vt:variant>
      <vt:variant>
        <vt:lpwstr>_Generate_ics_Formst</vt:lpwstr>
      </vt:variant>
      <vt:variant>
        <vt:i4>655360</vt:i4>
      </vt:variant>
      <vt:variant>
        <vt:i4>642</vt:i4>
      </vt:variant>
      <vt:variant>
        <vt:i4>0</vt:i4>
      </vt:variant>
      <vt:variant>
        <vt:i4>5</vt:i4>
      </vt:variant>
      <vt:variant>
        <vt:lpwstr>https://extranet.terminalfour.com/howto/createicalendarfilesforeventinformation/</vt:lpwstr>
      </vt:variant>
      <vt:variant>
        <vt:lpwstr/>
      </vt:variant>
      <vt:variant>
        <vt:i4>4259851</vt:i4>
      </vt:variant>
      <vt:variant>
        <vt:i4>639</vt:i4>
      </vt:variant>
      <vt:variant>
        <vt:i4>0</vt:i4>
      </vt:variant>
      <vt:variant>
        <vt:i4>5</vt:i4>
      </vt:variant>
      <vt:variant>
        <vt:lpwstr>http://www.ru.ac.za/</vt:lpwstr>
      </vt:variant>
      <vt:variant>
        <vt:lpwstr/>
      </vt:variant>
      <vt:variant>
        <vt:i4>3014661</vt:i4>
      </vt:variant>
      <vt:variant>
        <vt:i4>636</vt:i4>
      </vt:variant>
      <vt:variant>
        <vt:i4>0</vt:i4>
      </vt:variant>
      <vt:variant>
        <vt:i4>5</vt:i4>
      </vt:variant>
      <vt:variant>
        <vt:lpwstr/>
      </vt:variant>
      <vt:variant>
        <vt:lpwstr>_Main_Left_Navigation</vt:lpwstr>
      </vt:variant>
      <vt:variant>
        <vt:i4>2949126</vt:i4>
      </vt:variant>
      <vt:variant>
        <vt:i4>633</vt:i4>
      </vt:variant>
      <vt:variant>
        <vt:i4>0</vt:i4>
      </vt:variant>
      <vt:variant>
        <vt:i4>5</vt:i4>
      </vt:variant>
      <vt:variant>
        <vt:lpwstr/>
      </vt:variant>
      <vt:variant>
        <vt:lpwstr>_Site_Left_Navigation</vt:lpwstr>
      </vt:variant>
      <vt:variant>
        <vt:i4>393267</vt:i4>
      </vt:variant>
      <vt:variant>
        <vt:i4>630</vt:i4>
      </vt:variant>
      <vt:variant>
        <vt:i4>0</vt:i4>
      </vt:variant>
      <vt:variant>
        <vt:i4>5</vt:i4>
      </vt:variant>
      <vt:variant>
        <vt:lpwstr/>
      </vt:variant>
      <vt:variant>
        <vt:lpwstr>_Site_Top_Navigation</vt:lpwstr>
      </vt:variant>
      <vt:variant>
        <vt:i4>2621445</vt:i4>
      </vt:variant>
      <vt:variant>
        <vt:i4>627</vt:i4>
      </vt:variant>
      <vt:variant>
        <vt:i4>0</vt:i4>
      </vt:variant>
      <vt:variant>
        <vt:i4>5</vt:i4>
      </vt:variant>
      <vt:variant>
        <vt:lpwstr/>
      </vt:variant>
      <vt:variant>
        <vt:lpwstr>_Site_Header_Menu</vt:lpwstr>
      </vt:variant>
      <vt:variant>
        <vt:i4>393267</vt:i4>
      </vt:variant>
      <vt:variant>
        <vt:i4>624</vt:i4>
      </vt:variant>
      <vt:variant>
        <vt:i4>0</vt:i4>
      </vt:variant>
      <vt:variant>
        <vt:i4>5</vt:i4>
      </vt:variant>
      <vt:variant>
        <vt:lpwstr/>
      </vt:variant>
      <vt:variant>
        <vt:lpwstr>_Site_Top_Navigation</vt:lpwstr>
      </vt:variant>
      <vt:variant>
        <vt:i4>2621445</vt:i4>
      </vt:variant>
      <vt:variant>
        <vt:i4>621</vt:i4>
      </vt:variant>
      <vt:variant>
        <vt:i4>0</vt:i4>
      </vt:variant>
      <vt:variant>
        <vt:i4>5</vt:i4>
      </vt:variant>
      <vt:variant>
        <vt:lpwstr/>
      </vt:variant>
      <vt:variant>
        <vt:lpwstr>_Site_Header_Menu</vt:lpwstr>
      </vt:variant>
      <vt:variant>
        <vt:i4>393267</vt:i4>
      </vt:variant>
      <vt:variant>
        <vt:i4>618</vt:i4>
      </vt:variant>
      <vt:variant>
        <vt:i4>0</vt:i4>
      </vt:variant>
      <vt:variant>
        <vt:i4>5</vt:i4>
      </vt:variant>
      <vt:variant>
        <vt:lpwstr/>
      </vt:variant>
      <vt:variant>
        <vt:lpwstr>_Site_Top_Navigation</vt:lpwstr>
      </vt:variant>
      <vt:variant>
        <vt:i4>2621445</vt:i4>
      </vt:variant>
      <vt:variant>
        <vt:i4>615</vt:i4>
      </vt:variant>
      <vt:variant>
        <vt:i4>0</vt:i4>
      </vt:variant>
      <vt:variant>
        <vt:i4>5</vt:i4>
      </vt:variant>
      <vt:variant>
        <vt:lpwstr/>
      </vt:variant>
      <vt:variant>
        <vt:lpwstr>_Site_Header_Menu</vt:lpwstr>
      </vt:variant>
      <vt:variant>
        <vt:i4>4325503</vt:i4>
      </vt:variant>
      <vt:variant>
        <vt:i4>612</vt:i4>
      </vt:variant>
      <vt:variant>
        <vt:i4>0</vt:i4>
      </vt:variant>
      <vt:variant>
        <vt:i4>5</vt:i4>
      </vt:variant>
      <vt:variant>
        <vt:lpwstr/>
      </vt:variant>
      <vt:variant>
        <vt:lpwstr>_Below_Left_Navigation</vt:lpwstr>
      </vt:variant>
      <vt:variant>
        <vt:i4>3014661</vt:i4>
      </vt:variant>
      <vt:variant>
        <vt:i4>609</vt:i4>
      </vt:variant>
      <vt:variant>
        <vt:i4>0</vt:i4>
      </vt:variant>
      <vt:variant>
        <vt:i4>5</vt:i4>
      </vt:variant>
      <vt:variant>
        <vt:lpwstr/>
      </vt:variant>
      <vt:variant>
        <vt:lpwstr>_Main_Left_Navigation</vt:lpwstr>
      </vt:variant>
      <vt:variant>
        <vt:i4>196635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_Right_Column</vt:lpwstr>
      </vt:variant>
      <vt:variant>
        <vt:i4>196635</vt:i4>
      </vt:variant>
      <vt:variant>
        <vt:i4>603</vt:i4>
      </vt:variant>
      <vt:variant>
        <vt:i4>0</vt:i4>
      </vt:variant>
      <vt:variant>
        <vt:i4>5</vt:i4>
      </vt:variant>
      <vt:variant>
        <vt:lpwstr/>
      </vt:variant>
      <vt:variant>
        <vt:lpwstr>_Right_Column</vt:lpwstr>
      </vt:variant>
      <vt:variant>
        <vt:i4>7077956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_Footer</vt:lpwstr>
      </vt:variant>
      <vt:variant>
        <vt:i4>6160440</vt:i4>
      </vt:variant>
      <vt:variant>
        <vt:i4>597</vt:i4>
      </vt:variant>
      <vt:variant>
        <vt:i4>0</vt:i4>
      </vt:variant>
      <vt:variant>
        <vt:i4>5</vt:i4>
      </vt:variant>
      <vt:variant>
        <vt:lpwstr/>
      </vt:variant>
      <vt:variant>
        <vt:lpwstr>_Content_Owner_1</vt:lpwstr>
      </vt:variant>
      <vt:variant>
        <vt:i4>8126554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_Breadcrumb</vt:lpwstr>
      </vt:variant>
      <vt:variant>
        <vt:i4>2818054</vt:i4>
      </vt:variant>
      <vt:variant>
        <vt:i4>591</vt:i4>
      </vt:variant>
      <vt:variant>
        <vt:i4>0</vt:i4>
      </vt:variant>
      <vt:variant>
        <vt:i4>5</vt:i4>
      </vt:variant>
      <vt:variant>
        <vt:lpwstr/>
      </vt:variant>
      <vt:variant>
        <vt:lpwstr>_Main_Header_Menu</vt:lpwstr>
      </vt:variant>
      <vt:variant>
        <vt:i4>786480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_Banner_Box_Image</vt:lpwstr>
      </vt:variant>
      <vt:variant>
        <vt:i4>4980858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_Site_Design_Scheme</vt:lpwstr>
      </vt:variant>
      <vt:variant>
        <vt:i4>2555938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_Site_Search</vt:lpwstr>
      </vt:variant>
      <vt:variant>
        <vt:i4>4325501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_Path_to_Level</vt:lpwstr>
      </vt:variant>
      <vt:variant>
        <vt:i4>2752553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_Site_Colour</vt:lpwstr>
      </vt:variant>
      <vt:variant>
        <vt:i4>5767253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6422599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_Page_Content_1</vt:lpwstr>
      </vt:variant>
      <vt:variant>
        <vt:i4>2293865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_3_Column_Subsite_1</vt:lpwstr>
      </vt:variant>
      <vt:variant>
        <vt:i4>2752553</vt:i4>
      </vt:variant>
      <vt:variant>
        <vt:i4>564</vt:i4>
      </vt:variant>
      <vt:variant>
        <vt:i4>0</vt:i4>
      </vt:variant>
      <vt:variant>
        <vt:i4>5</vt:i4>
      </vt:variant>
      <vt:variant>
        <vt:lpwstr/>
      </vt:variant>
      <vt:variant>
        <vt:lpwstr>_Site_Colour</vt:lpwstr>
      </vt:variant>
      <vt:variant>
        <vt:i4>5767253</vt:i4>
      </vt:variant>
      <vt:variant>
        <vt:i4>561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6422599</vt:i4>
      </vt:variant>
      <vt:variant>
        <vt:i4>558</vt:i4>
      </vt:variant>
      <vt:variant>
        <vt:i4>0</vt:i4>
      </vt:variant>
      <vt:variant>
        <vt:i4>5</vt:i4>
      </vt:variant>
      <vt:variant>
        <vt:lpwstr/>
      </vt:variant>
      <vt:variant>
        <vt:lpwstr>_Page_Content_1</vt:lpwstr>
      </vt:variant>
      <vt:variant>
        <vt:i4>2228329</vt:i4>
      </vt:variant>
      <vt:variant>
        <vt:i4>555</vt:i4>
      </vt:variant>
      <vt:variant>
        <vt:i4>0</vt:i4>
      </vt:variant>
      <vt:variant>
        <vt:i4>5</vt:i4>
      </vt:variant>
      <vt:variant>
        <vt:lpwstr/>
      </vt:variant>
      <vt:variant>
        <vt:lpwstr>_2_Column_Subsite_1</vt:lpwstr>
      </vt:variant>
      <vt:variant>
        <vt:i4>2752553</vt:i4>
      </vt:variant>
      <vt:variant>
        <vt:i4>552</vt:i4>
      </vt:variant>
      <vt:variant>
        <vt:i4>0</vt:i4>
      </vt:variant>
      <vt:variant>
        <vt:i4>5</vt:i4>
      </vt:variant>
      <vt:variant>
        <vt:lpwstr/>
      </vt:variant>
      <vt:variant>
        <vt:lpwstr>_Site_Colour</vt:lpwstr>
      </vt:variant>
      <vt:variant>
        <vt:i4>5767253</vt:i4>
      </vt:variant>
      <vt:variant>
        <vt:i4>549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6422599</vt:i4>
      </vt:variant>
      <vt:variant>
        <vt:i4>546</vt:i4>
      </vt:variant>
      <vt:variant>
        <vt:i4>0</vt:i4>
      </vt:variant>
      <vt:variant>
        <vt:i4>5</vt:i4>
      </vt:variant>
      <vt:variant>
        <vt:lpwstr/>
      </vt:variant>
      <vt:variant>
        <vt:lpwstr>_Page_Content_1</vt:lpwstr>
      </vt:variant>
      <vt:variant>
        <vt:i4>2162793</vt:i4>
      </vt:variant>
      <vt:variant>
        <vt:i4>543</vt:i4>
      </vt:variant>
      <vt:variant>
        <vt:i4>0</vt:i4>
      </vt:variant>
      <vt:variant>
        <vt:i4>5</vt:i4>
      </vt:variant>
      <vt:variant>
        <vt:lpwstr/>
      </vt:variant>
      <vt:variant>
        <vt:lpwstr>_1_Column_Subsite_1</vt:lpwstr>
      </vt:variant>
      <vt:variant>
        <vt:i4>1900606</vt:i4>
      </vt:variant>
      <vt:variant>
        <vt:i4>540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537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2555963</vt:i4>
      </vt:variant>
      <vt:variant>
        <vt:i4>534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3145775</vt:i4>
      </vt:variant>
      <vt:variant>
        <vt:i4>531</vt:i4>
      </vt:variant>
      <vt:variant>
        <vt:i4>0</vt:i4>
      </vt:variant>
      <vt:variant>
        <vt:i4>5</vt:i4>
      </vt:variant>
      <vt:variant>
        <vt:lpwstr/>
      </vt:variant>
      <vt:variant>
        <vt:lpwstr>_3_Column_Main_1</vt:lpwstr>
      </vt:variant>
      <vt:variant>
        <vt:i4>1900606</vt:i4>
      </vt:variant>
      <vt:variant>
        <vt:i4>528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525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2555963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3211311</vt:i4>
      </vt:variant>
      <vt:variant>
        <vt:i4>519</vt:i4>
      </vt:variant>
      <vt:variant>
        <vt:i4>0</vt:i4>
      </vt:variant>
      <vt:variant>
        <vt:i4>5</vt:i4>
      </vt:variant>
      <vt:variant>
        <vt:lpwstr/>
      </vt:variant>
      <vt:variant>
        <vt:lpwstr>_2_Column_Main_1</vt:lpwstr>
      </vt:variant>
      <vt:variant>
        <vt:i4>1900606</vt:i4>
      </vt:variant>
      <vt:variant>
        <vt:i4>516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513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2555963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6553649</vt:i4>
      </vt:variant>
      <vt:variant>
        <vt:i4>507</vt:i4>
      </vt:variant>
      <vt:variant>
        <vt:i4>0</vt:i4>
      </vt:variant>
      <vt:variant>
        <vt:i4>5</vt:i4>
      </vt:variant>
      <vt:variant>
        <vt:lpwstr/>
      </vt:variant>
      <vt:variant>
        <vt:lpwstr>_College_1_Home_1</vt:lpwstr>
      </vt:variant>
      <vt:variant>
        <vt:i4>2556023</vt:i4>
      </vt:variant>
      <vt:variant>
        <vt:i4>504</vt:i4>
      </vt:variant>
      <vt:variant>
        <vt:i4>0</vt:i4>
      </vt:variant>
      <vt:variant>
        <vt:i4>5</vt:i4>
      </vt:variant>
      <vt:variant>
        <vt:lpwstr>http://www.ru.ac.za/rhodes/diaryanddates/graduation</vt:lpwstr>
      </vt:variant>
      <vt:variant>
        <vt:lpwstr/>
      </vt:variant>
      <vt:variant>
        <vt:i4>8126476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_3_Column_Subsite</vt:lpwstr>
      </vt:variant>
      <vt:variant>
        <vt:i4>7405678</vt:i4>
      </vt:variant>
      <vt:variant>
        <vt:i4>498</vt:i4>
      </vt:variant>
      <vt:variant>
        <vt:i4>0</vt:i4>
      </vt:variant>
      <vt:variant>
        <vt:i4>5</vt:i4>
      </vt:variant>
      <vt:variant>
        <vt:lpwstr>http://www.ru.ac.za/international/</vt:lpwstr>
      </vt:variant>
      <vt:variant>
        <vt:lpwstr/>
      </vt:variant>
      <vt:variant>
        <vt:i4>8192012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_2_Column_Subsite</vt:lpwstr>
      </vt:variant>
      <vt:variant>
        <vt:i4>1245204</vt:i4>
      </vt:variant>
      <vt:variant>
        <vt:i4>492</vt:i4>
      </vt:variant>
      <vt:variant>
        <vt:i4>0</vt:i4>
      </vt:variant>
      <vt:variant>
        <vt:i4>5</vt:i4>
      </vt:variant>
      <vt:variant>
        <vt:lpwstr>http://www.ru.ac.za/international/aboutus</vt:lpwstr>
      </vt:variant>
      <vt:variant>
        <vt:lpwstr/>
      </vt:variant>
      <vt:variant>
        <vt:i4>8257548</vt:i4>
      </vt:variant>
      <vt:variant>
        <vt:i4>489</vt:i4>
      </vt:variant>
      <vt:variant>
        <vt:i4>0</vt:i4>
      </vt:variant>
      <vt:variant>
        <vt:i4>5</vt:i4>
      </vt:variant>
      <vt:variant>
        <vt:lpwstr/>
      </vt:variant>
      <vt:variant>
        <vt:lpwstr>_1_Column_Subsite</vt:lpwstr>
      </vt:variant>
      <vt:variant>
        <vt:i4>65648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_3_Column_Main</vt:lpwstr>
      </vt:variant>
      <vt:variant>
        <vt:i4>4259851</vt:i4>
      </vt:variant>
      <vt:variant>
        <vt:i4>483</vt:i4>
      </vt:variant>
      <vt:variant>
        <vt:i4>0</vt:i4>
      </vt:variant>
      <vt:variant>
        <vt:i4>5</vt:i4>
      </vt:variant>
      <vt:variant>
        <vt:lpwstr>http://www.ru.ac.za/</vt:lpwstr>
      </vt:variant>
      <vt:variant>
        <vt:lpwstr/>
      </vt:variant>
      <vt:variant>
        <vt:i4>112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_2_Column_Main</vt:lpwstr>
      </vt:variant>
      <vt:variant>
        <vt:i4>2556023</vt:i4>
      </vt:variant>
      <vt:variant>
        <vt:i4>477</vt:i4>
      </vt:variant>
      <vt:variant>
        <vt:i4>0</vt:i4>
      </vt:variant>
      <vt:variant>
        <vt:i4>5</vt:i4>
      </vt:variant>
      <vt:variant>
        <vt:lpwstr>http://www.ru.ac.za/rhodes/diaryanddates/graduation</vt:lpwstr>
      </vt:variant>
      <vt:variant>
        <vt:lpwstr/>
      </vt:variant>
      <vt:variant>
        <vt:i4>3866708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_College_1_Home</vt:lpwstr>
      </vt:variant>
      <vt:variant>
        <vt:i4>5439555</vt:i4>
      </vt:variant>
      <vt:variant>
        <vt:i4>471</vt:i4>
      </vt:variant>
      <vt:variant>
        <vt:i4>0</vt:i4>
      </vt:variant>
      <vt:variant>
        <vt:i4>5</vt:i4>
      </vt:variant>
      <vt:variant>
        <vt:lpwstr>http://www-dev.ru.ac.za/</vt:lpwstr>
      </vt:variant>
      <vt:variant>
        <vt:lpwstr/>
      </vt:variant>
      <vt:variant>
        <vt:i4>4259851</vt:i4>
      </vt:variant>
      <vt:variant>
        <vt:i4>468</vt:i4>
      </vt:variant>
      <vt:variant>
        <vt:i4>0</vt:i4>
      </vt:variant>
      <vt:variant>
        <vt:i4>5</vt:i4>
      </vt:variant>
      <vt:variant>
        <vt:lpwstr>http://www.ru.ac.za/</vt:lpwstr>
      </vt:variant>
      <vt:variant>
        <vt:lpwstr/>
      </vt:variant>
      <vt:variant>
        <vt:i4>7602248</vt:i4>
      </vt:variant>
      <vt:variant>
        <vt:i4>465</vt:i4>
      </vt:variant>
      <vt:variant>
        <vt:i4>0</vt:i4>
      </vt:variant>
      <vt:variant>
        <vt:i4>5</vt:i4>
      </vt:variant>
      <vt:variant>
        <vt:lpwstr/>
      </vt:variant>
      <vt:variant>
        <vt:lpwstr>_Profile_Box_Color</vt:lpwstr>
      </vt:variant>
      <vt:variant>
        <vt:i4>4980858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_Site_Design_Scheme</vt:lpwstr>
      </vt:variant>
      <vt:variant>
        <vt:i4>1310744</vt:i4>
      </vt:variant>
      <vt:variant>
        <vt:i4>459</vt:i4>
      </vt:variant>
      <vt:variant>
        <vt:i4>0</vt:i4>
      </vt:variant>
      <vt:variant>
        <vt:i4>5</vt:i4>
      </vt:variant>
      <vt:variant>
        <vt:lpwstr>https://extranet.terminalfour.com/productinfo/sitemanager/coredocumentationv70/rightsroles/directoryservices/ldapmanagement/</vt:lpwstr>
      </vt:variant>
      <vt:variant>
        <vt:lpwstr/>
      </vt:variant>
      <vt:variant>
        <vt:i4>1048624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_Toc293932256</vt:lpwstr>
      </vt:variant>
      <vt:variant>
        <vt:i4>1048624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_Toc293932255</vt:lpwstr>
      </vt:variant>
      <vt:variant>
        <vt:i4>1048624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_Toc293932254</vt:lpwstr>
      </vt:variant>
      <vt:variant>
        <vt:i4>1048624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_Toc293932253</vt:lpwstr>
      </vt:variant>
      <vt:variant>
        <vt:i4>1048624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_Toc293932252</vt:lpwstr>
      </vt:variant>
      <vt:variant>
        <vt:i4>1048624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_Toc293932251</vt:lpwstr>
      </vt:variant>
      <vt:variant>
        <vt:i4>1048624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_Toc293932250</vt:lpwstr>
      </vt:variant>
      <vt:variant>
        <vt:i4>1114160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_Toc293932249</vt:lpwstr>
      </vt:variant>
      <vt:variant>
        <vt:i4>1114160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_Toc293932248</vt:lpwstr>
      </vt:variant>
      <vt:variant>
        <vt:i4>1114160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_Toc293932247</vt:lpwstr>
      </vt:variant>
      <vt:variant>
        <vt:i4>1114160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_Toc293932246</vt:lpwstr>
      </vt:variant>
      <vt:variant>
        <vt:i4>1114160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_Toc293932245</vt:lpwstr>
      </vt:variant>
      <vt:variant>
        <vt:i4>1114160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_Toc293932244</vt:lpwstr>
      </vt:variant>
      <vt:variant>
        <vt:i4>1114160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_Toc293932243</vt:lpwstr>
      </vt:variant>
      <vt:variant>
        <vt:i4>1114160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_Toc293932242</vt:lpwstr>
      </vt:variant>
      <vt:variant>
        <vt:i4>1114160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_Toc293932241</vt:lpwstr>
      </vt:variant>
      <vt:variant>
        <vt:i4>1114160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_Toc293932240</vt:lpwstr>
      </vt:variant>
      <vt:variant>
        <vt:i4>1441840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_Toc293932239</vt:lpwstr>
      </vt:variant>
      <vt:variant>
        <vt:i4>1441840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_Toc293932238</vt:lpwstr>
      </vt:variant>
      <vt:variant>
        <vt:i4>1441840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_Toc293932237</vt:lpwstr>
      </vt:variant>
      <vt:variant>
        <vt:i4>1441840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_Toc293932236</vt:lpwstr>
      </vt:variant>
      <vt:variant>
        <vt:i4>1441840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_Toc293932235</vt:lpwstr>
      </vt:variant>
      <vt:variant>
        <vt:i4>1441840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_Toc293932234</vt:lpwstr>
      </vt:variant>
      <vt:variant>
        <vt:i4>1441840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_Toc293932233</vt:lpwstr>
      </vt:variant>
      <vt:variant>
        <vt:i4>1441840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_Toc293932232</vt:lpwstr>
      </vt:variant>
      <vt:variant>
        <vt:i4>1441840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_Toc293932231</vt:lpwstr>
      </vt:variant>
      <vt:variant>
        <vt:i4>1441840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_Toc293932230</vt:lpwstr>
      </vt:variant>
      <vt:variant>
        <vt:i4>1507376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_Toc293932229</vt:lpwstr>
      </vt:variant>
      <vt:variant>
        <vt:i4>1507376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_Toc293932228</vt:lpwstr>
      </vt:variant>
      <vt:variant>
        <vt:i4>1507376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_Toc293932227</vt:lpwstr>
      </vt:variant>
      <vt:variant>
        <vt:i4>1507376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_Toc293932226</vt:lpwstr>
      </vt:variant>
      <vt:variant>
        <vt:i4>1507376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_Toc293932225</vt:lpwstr>
      </vt:variant>
      <vt:variant>
        <vt:i4>1507376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_Toc293932224</vt:lpwstr>
      </vt:variant>
      <vt:variant>
        <vt:i4>1507376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_Toc293932223</vt:lpwstr>
      </vt:variant>
      <vt:variant>
        <vt:i4>1507376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_Toc293932222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_Toc293932221</vt:lpwstr>
      </vt:variant>
      <vt:variant>
        <vt:i4>1507376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_Toc293932220</vt:lpwstr>
      </vt:variant>
      <vt:variant>
        <vt:i4>1310768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_Toc293932219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_Toc293932218</vt:lpwstr>
      </vt:variant>
      <vt:variant>
        <vt:i4>1310768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_Toc293932217</vt:lpwstr>
      </vt:variant>
      <vt:variant>
        <vt:i4>1310768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_Toc293932216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_Toc293932215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_Toc293932214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_Toc293932213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_Toc293932212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_Toc293932211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_Toc293932210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_Toc293932209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_Toc293932208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_Toc293932207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_Toc293932206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_Toc293932205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_Toc293932204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_Toc293932203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_Toc293932202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_Toc293932201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_Toc293932200</vt:lpwstr>
      </vt:variant>
      <vt:variant>
        <vt:i4>1835059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_Toc293932199</vt:lpwstr>
      </vt:variant>
      <vt:variant>
        <vt:i4>1835059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_Toc293932198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_Toc293932197</vt:lpwstr>
      </vt:variant>
      <vt:variant>
        <vt:i4>1835059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_Toc293932196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_Toc293932195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_Toc293932194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_Toc293932193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_Toc293932192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_Toc293932191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_Toc293932190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_Toc293932189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_Toc293932188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_Toc293932187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_Toc293932186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_Toc293932185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_Toc293932184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_Toc293932183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_Toc293932182</vt:lpwstr>
      </vt:variant>
      <vt:variant>
        <vt:i4>5767241</vt:i4>
      </vt:variant>
      <vt:variant>
        <vt:i4>3</vt:i4>
      </vt:variant>
      <vt:variant>
        <vt:i4>0</vt:i4>
      </vt:variant>
      <vt:variant>
        <vt:i4>5</vt:i4>
      </vt:variant>
      <vt:variant>
        <vt:lpwstr>http://www.terminalfour.com/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Raewyn McKenna</dc:creator>
  <cp:lastModifiedBy>Dan Heck</cp:lastModifiedBy>
  <cp:revision>2</cp:revision>
  <cp:lastPrinted>2012-01-26T09:04:00Z</cp:lastPrinted>
  <dcterms:created xsi:type="dcterms:W3CDTF">2023-06-14T13:39:00Z</dcterms:created>
  <dcterms:modified xsi:type="dcterms:W3CDTF">2023-06-14T13:39:00Z</dcterms:modified>
</cp:coreProperties>
</file>